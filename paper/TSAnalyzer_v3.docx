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0AA" w:rsidRDefault="008868CE" w:rsidP="008F00AA">
      <w:pPr>
        <w:pStyle w:val="a3"/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TSAnalyzer, </w:t>
      </w:r>
      <w:r w:rsidR="00905CEB">
        <w:rPr>
          <w:rFonts w:ascii="Times New Roman" w:hAnsi="Times New Roman" w:cs="Times New Roman"/>
        </w:rPr>
        <w:t xml:space="preserve">a </w:t>
      </w:r>
      <w:r w:rsidR="008F00AA" w:rsidRPr="00053F55">
        <w:rPr>
          <w:rFonts w:ascii="Times New Roman" w:hAnsi="Times New Roman" w:cs="Times New Roman"/>
        </w:rPr>
        <w:t>GNSS Time Series Analysis</w:t>
      </w:r>
      <w:r>
        <w:rPr>
          <w:rFonts w:ascii="Times New Roman" w:hAnsi="Times New Roman" w:cs="Times New Roman"/>
        </w:rPr>
        <w:t xml:space="preserve"> Software</w:t>
      </w:r>
    </w:p>
    <w:p w:rsidR="008366C2" w:rsidRPr="0099557D" w:rsidRDefault="008366C2" w:rsidP="008366C2">
      <w:pPr>
        <w:spacing w:before="163" w:after="163"/>
        <w:jc w:val="center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/>
          <w:sz w:val="21"/>
        </w:rPr>
        <w:t xml:space="preserve">WU </w:t>
      </w:r>
      <w:r w:rsidRPr="0099557D">
        <w:rPr>
          <w:rFonts w:ascii="Times New Roman" w:hAnsi="Times New Roman" w:cs="Times New Roman" w:hint="eastAsia"/>
          <w:sz w:val="21"/>
        </w:rPr>
        <w:t>Dingcheng</w:t>
      </w:r>
      <w:r w:rsidRPr="0099557D">
        <w:rPr>
          <w:rFonts w:ascii="Times New Roman" w:hAnsi="Times New Roman" w:cs="Times New Roman"/>
          <w:sz w:val="21"/>
          <w:vertAlign w:val="superscript"/>
        </w:rPr>
        <w:t>1,2</w:t>
      </w:r>
      <w:r w:rsidRPr="0099557D">
        <w:rPr>
          <w:rFonts w:ascii="Times New Roman" w:hAnsi="Times New Roman" w:cs="Times New Roman"/>
          <w:sz w:val="21"/>
        </w:rPr>
        <w:t>, Y</w:t>
      </w:r>
      <w:r w:rsidR="00282E9F" w:rsidRPr="0099557D">
        <w:rPr>
          <w:rFonts w:ascii="Times New Roman" w:hAnsi="Times New Roman" w:cs="Times New Roman"/>
          <w:sz w:val="21"/>
        </w:rPr>
        <w:t>AN</w:t>
      </w:r>
      <w:r w:rsidRPr="0099557D">
        <w:rPr>
          <w:rFonts w:ascii="Times New Roman" w:hAnsi="Times New Roman" w:cs="Times New Roman"/>
          <w:sz w:val="21"/>
        </w:rPr>
        <w:t xml:space="preserve"> Haoming</w:t>
      </w:r>
      <w:r w:rsidRPr="0099557D">
        <w:rPr>
          <w:rFonts w:ascii="Times New Roman" w:hAnsi="Times New Roman" w:cs="Times New Roman"/>
          <w:sz w:val="21"/>
          <w:vertAlign w:val="superscript"/>
        </w:rPr>
        <w:t>1</w:t>
      </w:r>
      <w:r w:rsidR="00C91F32" w:rsidRPr="0099557D">
        <w:rPr>
          <w:rFonts w:ascii="Times New Roman" w:hAnsi="Times New Roman" w:cs="Times New Roman"/>
          <w:sz w:val="21"/>
          <w:vertAlign w:val="superscript"/>
        </w:rPr>
        <w:t>*</w:t>
      </w:r>
      <w:r w:rsidR="00282E9F" w:rsidRPr="0099557D">
        <w:rPr>
          <w:rFonts w:ascii="Times New Roman" w:hAnsi="Times New Roman" w:cs="Times New Roman"/>
          <w:sz w:val="21"/>
        </w:rPr>
        <w:t xml:space="preserve">, SHEN </w:t>
      </w:r>
      <w:r w:rsidR="00722486">
        <w:rPr>
          <w:rFonts w:ascii="Times New Roman" w:hAnsi="Times New Roman" w:cs="Times New Roman" w:hint="eastAsia"/>
          <w:sz w:val="21"/>
        </w:rPr>
        <w:t>Y</w:t>
      </w:r>
      <w:r w:rsidR="00282E9F" w:rsidRPr="0099557D">
        <w:rPr>
          <w:rFonts w:ascii="Times New Roman" w:hAnsi="Times New Roman" w:cs="Times New Roman"/>
          <w:sz w:val="21"/>
        </w:rPr>
        <w:t>in</w:t>
      </w:r>
      <w:r w:rsidR="00AD71FC">
        <w:rPr>
          <w:rFonts w:ascii="Times New Roman" w:hAnsi="Times New Roman" w:cs="Times New Roman"/>
          <w:sz w:val="21"/>
        </w:rPr>
        <w:t>g</w:t>
      </w:r>
      <w:r w:rsidR="00282E9F" w:rsidRPr="0099557D">
        <w:rPr>
          <w:rFonts w:ascii="Times New Roman" w:hAnsi="Times New Roman" w:cs="Times New Roman"/>
          <w:sz w:val="21"/>
        </w:rPr>
        <w:t>chun</w:t>
      </w:r>
      <w:r w:rsidR="00282E9F" w:rsidRPr="0099557D">
        <w:rPr>
          <w:rFonts w:ascii="Times New Roman" w:hAnsi="Times New Roman" w:cs="Times New Roman"/>
          <w:sz w:val="21"/>
          <w:vertAlign w:val="superscript"/>
        </w:rPr>
        <w:t>1,2</w:t>
      </w:r>
    </w:p>
    <w:p w:rsidR="008366C2" w:rsidRPr="0099557D" w:rsidRDefault="00FF0E51" w:rsidP="00FF0E51">
      <w:pPr>
        <w:spacing w:beforeLines="0" w:before="0" w:afterLines="0" w:after="0" w:line="240" w:lineRule="auto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/>
          <w:sz w:val="21"/>
          <w:vertAlign w:val="superscript"/>
        </w:rPr>
        <w:t>1</w:t>
      </w:r>
      <w:r w:rsidR="00641C95" w:rsidRPr="0099557D">
        <w:rPr>
          <w:rFonts w:ascii="Times New Roman" w:hAnsi="Times New Roman" w:cs="Times New Roman"/>
          <w:sz w:val="21"/>
        </w:rPr>
        <w:t xml:space="preserve">State Key Laboratory of Geodesy and Earth’s Dynamics, </w:t>
      </w:r>
      <w:r w:rsidR="008366C2" w:rsidRPr="0099557D">
        <w:rPr>
          <w:rFonts w:ascii="Times New Roman" w:hAnsi="Times New Roman" w:cs="Times New Roman"/>
          <w:sz w:val="21"/>
        </w:rPr>
        <w:t>Inst</w:t>
      </w:r>
      <w:r w:rsidR="001A5ABC" w:rsidRPr="0099557D">
        <w:rPr>
          <w:rFonts w:ascii="Times New Roman" w:hAnsi="Times New Roman" w:cs="Times New Roman"/>
          <w:sz w:val="21"/>
        </w:rPr>
        <w:t>itute of Geodesy and Geophysics,</w:t>
      </w:r>
      <w:r w:rsidR="008366C2" w:rsidRPr="0099557D">
        <w:rPr>
          <w:rFonts w:ascii="Times New Roman" w:hAnsi="Times New Roman" w:cs="Times New Roman"/>
          <w:sz w:val="21"/>
        </w:rPr>
        <w:t xml:space="preserve"> Chinese Academy of Sciences</w:t>
      </w:r>
      <w:r w:rsidR="00510FDF" w:rsidRPr="0099557D">
        <w:rPr>
          <w:rFonts w:ascii="Times New Roman" w:hAnsi="Times New Roman" w:cs="Times New Roman"/>
          <w:sz w:val="21"/>
        </w:rPr>
        <w:t>, W</w:t>
      </w:r>
      <w:r w:rsidR="00C262C7" w:rsidRPr="0099557D">
        <w:rPr>
          <w:rFonts w:ascii="Times New Roman" w:hAnsi="Times New Roman" w:cs="Times New Roman"/>
          <w:sz w:val="21"/>
        </w:rPr>
        <w:t>u</w:t>
      </w:r>
      <w:r w:rsidR="00510FDF" w:rsidRPr="0099557D">
        <w:rPr>
          <w:rFonts w:ascii="Times New Roman" w:hAnsi="Times New Roman" w:cs="Times New Roman"/>
          <w:sz w:val="21"/>
        </w:rPr>
        <w:t>han 430077, China</w:t>
      </w:r>
    </w:p>
    <w:p w:rsidR="008366C2" w:rsidRPr="0099557D" w:rsidRDefault="00FF0E51" w:rsidP="00FF0E51">
      <w:pPr>
        <w:spacing w:beforeLines="0" w:before="0" w:afterLines="0" w:after="0" w:line="240" w:lineRule="auto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/>
          <w:sz w:val="21"/>
          <w:vertAlign w:val="superscript"/>
        </w:rPr>
        <w:t>2</w:t>
      </w:r>
      <w:r w:rsidR="008366C2" w:rsidRPr="0099557D">
        <w:rPr>
          <w:rFonts w:ascii="Times New Roman" w:hAnsi="Times New Roman" w:cs="Times New Roman"/>
          <w:sz w:val="21"/>
        </w:rPr>
        <w:t>University of Chinese Academy of Sciences</w:t>
      </w:r>
      <w:r w:rsidR="00510FDF" w:rsidRPr="0099557D">
        <w:rPr>
          <w:rFonts w:ascii="Times New Roman" w:hAnsi="Times New Roman" w:cs="Times New Roman"/>
          <w:sz w:val="21"/>
        </w:rPr>
        <w:t>, Beijing 100049, China</w:t>
      </w:r>
    </w:p>
    <w:p w:rsidR="002A148C" w:rsidRPr="0099557D" w:rsidRDefault="002A148C" w:rsidP="002A148C">
      <w:pPr>
        <w:spacing w:beforeLines="0" w:before="0" w:afterLines="0" w:after="0" w:line="240" w:lineRule="auto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 w:hint="eastAsia"/>
          <w:sz w:val="21"/>
          <w:vertAlign w:val="superscript"/>
        </w:rPr>
        <w:t>*</w:t>
      </w:r>
      <w:r w:rsidRPr="0099557D">
        <w:rPr>
          <w:rFonts w:ascii="Times New Roman" w:hAnsi="Times New Roman" w:cs="Times New Roman"/>
          <w:sz w:val="21"/>
        </w:rPr>
        <w:t>Corresponding author, yhm@whigg.ac.cn</w:t>
      </w:r>
    </w:p>
    <w:p w:rsidR="008F00AA" w:rsidRPr="00053F55" w:rsidRDefault="008F00AA" w:rsidP="008F00A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b/>
        </w:rPr>
        <w:t>Abstract</w:t>
      </w:r>
      <w:r w:rsidRPr="00053F55">
        <w:rPr>
          <w:rFonts w:ascii="Times New Roman" w:hAnsi="Times New Roman" w:cs="Times New Roman"/>
        </w:rPr>
        <w:t xml:space="preserve">: </w:t>
      </w:r>
      <w:r w:rsidR="008C4B5E">
        <w:rPr>
          <w:rFonts w:ascii="Times New Roman" w:hAnsi="Times New Roman" w:cs="Times New Roman"/>
        </w:rPr>
        <w:t xml:space="preserve">In </w:t>
      </w:r>
      <w:r w:rsidR="00722486">
        <w:rPr>
          <w:rFonts w:ascii="Times New Roman" w:hAnsi="Times New Roman" w:cs="Times New Roman" w:hint="eastAsia"/>
        </w:rPr>
        <w:t>g</w:t>
      </w:r>
      <w:r w:rsidR="008C4B5E">
        <w:rPr>
          <w:rFonts w:ascii="Times New Roman" w:hAnsi="Times New Roman" w:cs="Times New Roman"/>
        </w:rPr>
        <w:t xml:space="preserve">eodesy and </w:t>
      </w:r>
      <w:r w:rsidR="00722486">
        <w:rPr>
          <w:rFonts w:ascii="Times New Roman" w:hAnsi="Times New Roman" w:cs="Times New Roman" w:hint="eastAsia"/>
        </w:rPr>
        <w:t>g</w:t>
      </w:r>
      <w:r w:rsidR="008C4B5E">
        <w:rPr>
          <w:rFonts w:ascii="Times New Roman" w:hAnsi="Times New Roman" w:cs="Times New Roman"/>
        </w:rPr>
        <w:t xml:space="preserve">eophysics, </w:t>
      </w:r>
      <w:r w:rsidR="003D3305">
        <w:rPr>
          <w:rFonts w:ascii="Times New Roman" w:hAnsi="Times New Roman" w:cs="Times New Roman"/>
        </w:rPr>
        <w:t xml:space="preserve">the </w:t>
      </w:r>
      <w:r w:rsidR="00722486">
        <w:rPr>
          <w:rFonts w:ascii="Times New Roman" w:hAnsi="Times New Roman" w:cs="Times New Roman" w:hint="eastAsia"/>
        </w:rPr>
        <w:t xml:space="preserve">continuous </w:t>
      </w:r>
      <w:r w:rsidR="008C4B5E">
        <w:rPr>
          <w:rFonts w:ascii="Times New Roman" w:hAnsi="Times New Roman" w:cs="Times New Roman"/>
        </w:rPr>
        <w:t>GNSS observation has been used</w:t>
      </w:r>
      <w:r w:rsidR="00722486">
        <w:rPr>
          <w:rFonts w:ascii="Times New Roman" w:hAnsi="Times New Roman" w:cs="Times New Roman" w:hint="eastAsia"/>
        </w:rPr>
        <w:t xml:space="preserve"> globally</w:t>
      </w:r>
      <w:r w:rsidR="008C4B5E">
        <w:rPr>
          <w:rFonts w:ascii="Times New Roman" w:hAnsi="Times New Roman" w:cs="Times New Roman"/>
        </w:rPr>
        <w:t xml:space="preserve">. As the </w:t>
      </w:r>
      <w:r w:rsidR="003D3305">
        <w:rPr>
          <w:rFonts w:ascii="Times New Roman" w:hAnsi="Times New Roman" w:cs="Times New Roman"/>
        </w:rPr>
        <w:t>increasing</w:t>
      </w:r>
      <w:r w:rsidR="008C4B5E">
        <w:rPr>
          <w:rFonts w:ascii="Times New Roman" w:hAnsi="Times New Roman" w:cs="Times New Roman"/>
        </w:rPr>
        <w:t xml:space="preserve"> number of GNSS observation stations, GNSS time series analysis software should be developed with more</w:t>
      </w:r>
      <w:r w:rsidR="00FE3AAE">
        <w:rPr>
          <w:rFonts w:ascii="Times New Roman" w:hAnsi="Times New Roman" w:cs="Times New Roman"/>
        </w:rPr>
        <w:t xml:space="preserve"> flexible</w:t>
      </w:r>
      <w:r w:rsidR="008C4B5E">
        <w:rPr>
          <w:rFonts w:ascii="Times New Roman" w:hAnsi="Times New Roman" w:cs="Times New Roman"/>
        </w:rPr>
        <w:t xml:space="preserve"> formats support, better man-machine interaction and</w:t>
      </w:r>
      <w:r w:rsidR="00CB52CA">
        <w:rPr>
          <w:rFonts w:ascii="Times New Roman" w:hAnsi="Times New Roman" w:cs="Times New Roman"/>
        </w:rPr>
        <w:t xml:space="preserve"> </w:t>
      </w:r>
      <w:r w:rsidR="00F04EC4">
        <w:rPr>
          <w:rFonts w:ascii="Times New Roman" w:hAnsi="Times New Roman" w:cs="Times New Roman"/>
        </w:rPr>
        <w:t>robust</w:t>
      </w:r>
      <w:r w:rsidR="00CB52CA">
        <w:rPr>
          <w:rFonts w:ascii="Times New Roman" w:hAnsi="Times New Roman" w:cs="Times New Roman"/>
        </w:rPr>
        <w:t xml:space="preserve"> analysis </w:t>
      </w:r>
      <w:r w:rsidR="00722486">
        <w:rPr>
          <w:rFonts w:ascii="Times New Roman" w:hAnsi="Times New Roman" w:cs="Times New Roman" w:hint="eastAsia"/>
        </w:rPr>
        <w:t>characteristics</w:t>
      </w:r>
      <w:r w:rsidR="00CB52CA">
        <w:rPr>
          <w:rFonts w:ascii="Times New Roman" w:hAnsi="Times New Roman" w:cs="Times New Roman"/>
        </w:rPr>
        <w:t>.</w:t>
      </w:r>
      <w:r w:rsidR="00CB52CA">
        <w:rPr>
          <w:rFonts w:ascii="Times New Roman" w:hAnsi="Times New Roman" w:cs="Times New Roman" w:hint="eastAsia"/>
        </w:rPr>
        <w:t xml:space="preserve"> </w:t>
      </w:r>
      <w:r w:rsidR="00CB52CA">
        <w:rPr>
          <w:rFonts w:ascii="Times New Roman" w:hAnsi="Times New Roman" w:cs="Times New Roman"/>
        </w:rPr>
        <w:t xml:space="preserve">To meet this requirement, </w:t>
      </w:r>
      <w:r w:rsidRPr="00053F55">
        <w:rPr>
          <w:rFonts w:ascii="Times New Roman" w:hAnsi="Times New Roman" w:cs="Times New Roman"/>
        </w:rPr>
        <w:t xml:space="preserve">a new software </w:t>
      </w:r>
      <w:r w:rsidR="00722486">
        <w:rPr>
          <w:rFonts w:ascii="Times New Roman" w:hAnsi="Times New Roman" w:cs="Times New Roman"/>
        </w:rPr>
        <w:t>TSAnalyzer</w:t>
      </w:r>
      <w:r w:rsidR="00722486" w:rsidRPr="00053F55">
        <w:rPr>
          <w:rFonts w:ascii="Times New Roman" w:hAnsi="Times New Roman" w:cs="Times New Roman"/>
        </w:rPr>
        <w:t xml:space="preserve"> </w:t>
      </w:r>
      <w:r w:rsidRPr="00053F55">
        <w:rPr>
          <w:rFonts w:ascii="Times New Roman" w:hAnsi="Times New Roman" w:cs="Times New Roman"/>
        </w:rPr>
        <w:t xml:space="preserve">written in Python was developed for preprocessing and analyzing </w:t>
      </w:r>
      <w:r w:rsidR="00722486">
        <w:rPr>
          <w:rFonts w:ascii="Times New Roman" w:hAnsi="Times New Roman" w:cs="Times New Roman" w:hint="eastAsia"/>
        </w:rPr>
        <w:t xml:space="preserve">the </w:t>
      </w:r>
      <w:r w:rsidRPr="00053F55">
        <w:rPr>
          <w:rFonts w:ascii="Times New Roman" w:hAnsi="Times New Roman" w:cs="Times New Roman"/>
        </w:rPr>
        <w:t xml:space="preserve">continuous GNSS position time series individually </w:t>
      </w:r>
      <w:r w:rsidR="00FB3C2B" w:rsidRPr="00053F55">
        <w:rPr>
          <w:rFonts w:ascii="Times New Roman" w:hAnsi="Times New Roman" w:cs="Times New Roman"/>
        </w:rPr>
        <w:t>as well as batch processing</w:t>
      </w:r>
      <w:r w:rsidRPr="00053F55">
        <w:rPr>
          <w:rFonts w:ascii="Times New Roman" w:hAnsi="Times New Roman" w:cs="Times New Roman"/>
        </w:rPr>
        <w:t xml:space="preserve">. This software can read </w:t>
      </w:r>
      <w:r w:rsidR="003C702C">
        <w:rPr>
          <w:rFonts w:ascii="Times New Roman" w:hAnsi="Times New Roman" w:cs="Times New Roman"/>
        </w:rPr>
        <w:t>GNSS position time series</w:t>
      </w:r>
      <w:r w:rsidR="00722486">
        <w:rPr>
          <w:rFonts w:ascii="Times New Roman" w:hAnsi="Times New Roman" w:cs="Times New Roman" w:hint="eastAsia"/>
        </w:rPr>
        <w:t xml:space="preserve"> with </w:t>
      </w:r>
      <w:r w:rsidR="00722486" w:rsidRPr="00053F55">
        <w:rPr>
          <w:rFonts w:ascii="Times New Roman" w:hAnsi="Times New Roman" w:cs="Times New Roman"/>
        </w:rPr>
        <w:t>different format</w:t>
      </w:r>
      <w:r w:rsidR="00722486">
        <w:rPr>
          <w:rFonts w:ascii="Times New Roman" w:hAnsi="Times New Roman" w:cs="Times New Roman" w:hint="eastAsia"/>
        </w:rPr>
        <w:t>s</w:t>
      </w:r>
      <w:r w:rsidRPr="00053F55">
        <w:rPr>
          <w:rFonts w:ascii="Times New Roman" w:hAnsi="Times New Roman" w:cs="Times New Roman"/>
        </w:rPr>
        <w:t xml:space="preserve">, pick epochs of offsets or seismic events interactively, remove outliers and estimate linear, polynomials and </w:t>
      </w:r>
      <w:r w:rsidR="00722486">
        <w:rPr>
          <w:rFonts w:ascii="Times New Roman" w:hAnsi="Times New Roman" w:cs="Times New Roman" w:hint="eastAsia"/>
        </w:rPr>
        <w:t>harmonic</w:t>
      </w:r>
      <w:r w:rsidR="00B65ADF" w:rsidRPr="00053F55">
        <w:rPr>
          <w:rFonts w:ascii="Times New Roman" w:hAnsi="Times New Roman" w:cs="Times New Roman"/>
        </w:rPr>
        <w:t xml:space="preserve"> signals. </w:t>
      </w:r>
      <w:r w:rsidRPr="00053F55">
        <w:rPr>
          <w:rFonts w:ascii="Times New Roman" w:hAnsi="Times New Roman" w:cs="Times New Roman"/>
        </w:rPr>
        <w:t xml:space="preserve">It also provides </w:t>
      </w:r>
      <w:r w:rsidR="00B65ADF" w:rsidRPr="00053F55">
        <w:rPr>
          <w:rFonts w:ascii="Times New Roman" w:hAnsi="Times New Roman" w:cs="Times New Roman"/>
        </w:rPr>
        <w:t>L</w:t>
      </w:r>
      <w:r w:rsidRPr="00053F55">
        <w:rPr>
          <w:rFonts w:ascii="Times New Roman" w:hAnsi="Times New Roman" w:cs="Times New Roman"/>
        </w:rPr>
        <w:t>omb-</w:t>
      </w:r>
      <w:r w:rsidR="00B65ADF" w:rsidRPr="00053F55">
        <w:rPr>
          <w:rFonts w:ascii="Times New Roman" w:hAnsi="Times New Roman" w:cs="Times New Roman"/>
        </w:rPr>
        <w:t>S</w:t>
      </w:r>
      <w:r w:rsidRPr="00053F55">
        <w:rPr>
          <w:rFonts w:ascii="Times New Roman" w:hAnsi="Times New Roman" w:cs="Times New Roman"/>
        </w:rPr>
        <w:t>cargle spectr</w:t>
      </w:r>
      <w:r w:rsidR="003579D4">
        <w:rPr>
          <w:rFonts w:ascii="Times New Roman" w:hAnsi="Times New Roman" w:cs="Times New Roman" w:hint="eastAsia"/>
        </w:rPr>
        <w:t>um</w:t>
      </w:r>
      <w:r w:rsidRPr="00053F55">
        <w:rPr>
          <w:rFonts w:ascii="Times New Roman" w:hAnsi="Times New Roman" w:cs="Times New Roman"/>
        </w:rPr>
        <w:t xml:space="preserve"> analysis. </w:t>
      </w:r>
      <w:r w:rsidR="0087656B">
        <w:rPr>
          <w:rFonts w:ascii="Times New Roman" w:hAnsi="Times New Roman" w:cs="Times New Roman"/>
        </w:rPr>
        <w:t>B</w:t>
      </w:r>
      <w:r w:rsidRPr="00053F55">
        <w:rPr>
          <w:rFonts w:ascii="Times New Roman" w:hAnsi="Times New Roman" w:cs="Times New Roman"/>
        </w:rPr>
        <w:t>ased on Python,</w:t>
      </w:r>
      <w:r w:rsidR="00E55BE9">
        <w:rPr>
          <w:rFonts w:ascii="Times New Roman" w:hAnsi="Times New Roman" w:cs="Times New Roman"/>
        </w:rPr>
        <w:t xml:space="preserve"> </w:t>
      </w:r>
      <w:r w:rsidR="002A1F56">
        <w:rPr>
          <w:rFonts w:ascii="Times New Roman" w:hAnsi="Times New Roman" w:cs="Times New Roman"/>
        </w:rPr>
        <w:t>it</w:t>
      </w:r>
      <w:r w:rsidR="00E55BE9">
        <w:rPr>
          <w:rFonts w:ascii="Times New Roman" w:hAnsi="Times New Roman" w:cs="Times New Roman"/>
        </w:rPr>
        <w:t xml:space="preserve"> is </w:t>
      </w:r>
      <w:r w:rsidRPr="00053F55">
        <w:rPr>
          <w:rFonts w:ascii="Times New Roman" w:hAnsi="Times New Roman" w:cs="Times New Roman"/>
        </w:rPr>
        <w:t>cross-platform.</w:t>
      </w:r>
      <w:r w:rsidR="002A1F56">
        <w:rPr>
          <w:rFonts w:ascii="Times New Roman" w:hAnsi="Times New Roman" w:cs="Times New Roman"/>
        </w:rPr>
        <w:t xml:space="preserve"> </w:t>
      </w:r>
    </w:p>
    <w:p w:rsidR="008F00AA" w:rsidRPr="00053F55" w:rsidRDefault="00A36DE2" w:rsidP="008F00AA">
      <w:pPr>
        <w:spacing w:before="163" w:after="163"/>
        <w:rPr>
          <w:rFonts w:ascii="Times New Roman" w:hAnsi="Times New Roman" w:cs="Times New Roman"/>
        </w:rPr>
      </w:pPr>
      <w:r w:rsidRPr="00DD0E18">
        <w:rPr>
          <w:rFonts w:ascii="Times New Roman" w:hAnsi="Times New Roman" w:cs="Times New Roman" w:hint="eastAsia"/>
          <w:b/>
        </w:rPr>
        <w:t>Keyword</w:t>
      </w:r>
      <w:r>
        <w:rPr>
          <w:rFonts w:ascii="Times New Roman" w:hAnsi="Times New Roman" w:cs="Times New Roman" w:hint="eastAsia"/>
        </w:rPr>
        <w:t xml:space="preserve">: </w:t>
      </w:r>
      <w:r w:rsidR="00BA5C95">
        <w:rPr>
          <w:rFonts w:ascii="Times New Roman" w:hAnsi="Times New Roman" w:cs="Times New Roman" w:hint="eastAsia"/>
        </w:rPr>
        <w:t>TSAnalyzer,</w:t>
      </w:r>
      <w:r w:rsidR="00BA5C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GNSS Time Series, </w:t>
      </w:r>
      <w:r w:rsidR="00FB53D5">
        <w:rPr>
          <w:rFonts w:ascii="Times New Roman" w:hAnsi="Times New Roman" w:cs="Times New Roman"/>
        </w:rPr>
        <w:t>Harmonic and Trend Analysis</w:t>
      </w:r>
      <w:r w:rsidR="006929AA">
        <w:rPr>
          <w:rFonts w:ascii="Times New Roman" w:hAnsi="Times New Roman" w:cs="Times New Roman"/>
        </w:rPr>
        <w:t>,</w:t>
      </w:r>
      <w:r w:rsidR="005449E2">
        <w:rPr>
          <w:rFonts w:ascii="Times New Roman" w:hAnsi="Times New Roman" w:cs="Times New Roman"/>
        </w:rPr>
        <w:t xml:space="preserve"> </w:t>
      </w:r>
      <w:r w:rsidR="00556CC0">
        <w:rPr>
          <w:rFonts w:ascii="Times New Roman" w:hAnsi="Times New Roman" w:cs="Times New Roman"/>
        </w:rPr>
        <w:t>offsets, Lomb-</w:t>
      </w:r>
      <w:r w:rsidR="003579D4">
        <w:rPr>
          <w:rFonts w:ascii="Times New Roman" w:hAnsi="Times New Roman" w:cs="Times New Roman" w:hint="eastAsia"/>
        </w:rPr>
        <w:t>S</w:t>
      </w:r>
      <w:r w:rsidR="00556CC0">
        <w:rPr>
          <w:rFonts w:ascii="Times New Roman" w:hAnsi="Times New Roman" w:cs="Times New Roman"/>
        </w:rPr>
        <w:t>cargle</w:t>
      </w:r>
      <w:r w:rsidR="003579D4">
        <w:rPr>
          <w:rFonts w:ascii="Times New Roman" w:hAnsi="Times New Roman" w:cs="Times New Roman" w:hint="eastAsia"/>
        </w:rPr>
        <w:t xml:space="preserve"> spectrum</w:t>
      </w:r>
      <w:r w:rsidR="00FA7476">
        <w:rPr>
          <w:rFonts w:ascii="Times New Roman" w:hAnsi="Times New Roman" w:cs="Times New Roman"/>
        </w:rPr>
        <w:t>, Python</w:t>
      </w:r>
    </w:p>
    <w:p w:rsidR="008F00AA" w:rsidRPr="00053F55" w:rsidRDefault="008F00AA" w:rsidP="004512EC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Introduction</w:t>
      </w:r>
    </w:p>
    <w:p w:rsidR="008F00AA" w:rsidRPr="00CD7220" w:rsidRDefault="008F00AA" w:rsidP="008F00A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Over the past decades, the continuous GNSS technique has been </w:t>
      </w:r>
      <w:r w:rsidR="006A1C2D">
        <w:rPr>
          <w:rFonts w:ascii="Times New Roman" w:hAnsi="Times New Roman" w:cs="Times New Roman"/>
        </w:rPr>
        <w:t xml:space="preserve">widely </w:t>
      </w:r>
      <w:r w:rsidRPr="00053F55">
        <w:rPr>
          <w:rFonts w:ascii="Times New Roman" w:hAnsi="Times New Roman" w:cs="Times New Roman"/>
        </w:rPr>
        <w:t>used to monitor tectonic</w:t>
      </w:r>
      <w:r w:rsidR="007A35FC" w:rsidRPr="00053F55">
        <w:rPr>
          <w:rFonts w:ascii="Times New Roman" w:hAnsi="Times New Roman" w:cs="Times New Roman"/>
        </w:rPr>
        <w:t xml:space="preserve"> movement</w:t>
      </w:r>
      <w:r w:rsidRPr="00053F55">
        <w:rPr>
          <w:rFonts w:ascii="Times New Roman" w:hAnsi="Times New Roman" w:cs="Times New Roman"/>
        </w:rPr>
        <w:t>, crustal deformation</w:t>
      </w:r>
      <w:r w:rsidR="00DF2096">
        <w:rPr>
          <w:rFonts w:ascii="Times New Roman" w:hAnsi="Times New Roman" w:cs="Times New Roman"/>
        </w:rPr>
        <w:t xml:space="preserve"> </w:t>
      </w:r>
      <w:r w:rsidRPr="00053F55">
        <w:rPr>
          <w:rFonts w:ascii="Times New Roman" w:hAnsi="Times New Roman" w:cs="Times New Roman"/>
        </w:rPr>
        <w:t xml:space="preserve">over the world. And there are many high precision GNSS </w:t>
      </w:r>
      <w:r w:rsidR="005929AE">
        <w:rPr>
          <w:rFonts w:ascii="Times New Roman" w:hAnsi="Times New Roman" w:cs="Times New Roman" w:hint="eastAsia"/>
        </w:rPr>
        <w:t xml:space="preserve">data </w:t>
      </w:r>
      <w:r w:rsidRPr="00053F55">
        <w:rPr>
          <w:rFonts w:ascii="Times New Roman" w:hAnsi="Times New Roman" w:cs="Times New Roman"/>
        </w:rPr>
        <w:t>process</w:t>
      </w:r>
      <w:r w:rsidR="0018270E">
        <w:rPr>
          <w:rFonts w:ascii="Times New Roman" w:hAnsi="Times New Roman" w:cs="Times New Roman"/>
        </w:rPr>
        <w:t>ing</w:t>
      </w:r>
      <w:r w:rsidRPr="00053F55">
        <w:rPr>
          <w:rFonts w:ascii="Times New Roman" w:hAnsi="Times New Roman" w:cs="Times New Roman"/>
        </w:rPr>
        <w:t xml:space="preserve"> software, </w:t>
      </w:r>
      <w:r w:rsidR="005929AE">
        <w:rPr>
          <w:rFonts w:ascii="Times New Roman" w:hAnsi="Times New Roman" w:cs="Times New Roman" w:hint="eastAsia"/>
        </w:rPr>
        <w:t xml:space="preserve">such as </w:t>
      </w:r>
      <w:r w:rsidRPr="00053F55">
        <w:rPr>
          <w:rFonts w:ascii="Times New Roman" w:hAnsi="Times New Roman" w:cs="Times New Roman"/>
        </w:rPr>
        <w:t>GIPSY-OAS</w:t>
      </w:r>
      <w:r w:rsidR="00B65ADF" w:rsidRPr="00053F55">
        <w:rPr>
          <w:rFonts w:ascii="Times New Roman" w:hAnsi="Times New Roman" w:cs="Times New Roman"/>
        </w:rPr>
        <w:t>IS, GAMIT/GLOBK, Bernese, Panda</w:t>
      </w:r>
      <w:r w:rsidRPr="00053F55">
        <w:rPr>
          <w:rFonts w:ascii="Times New Roman" w:hAnsi="Times New Roman" w:cs="Times New Roman"/>
        </w:rPr>
        <w:t xml:space="preserve">, etc. However, </w:t>
      </w:r>
      <w:r w:rsidR="005929AE">
        <w:rPr>
          <w:rFonts w:ascii="Times New Roman" w:hAnsi="Times New Roman" w:cs="Times New Roman" w:hint="eastAsia"/>
        </w:rPr>
        <w:t xml:space="preserve">only a </w:t>
      </w:r>
      <w:r w:rsidRPr="00053F55">
        <w:rPr>
          <w:rFonts w:ascii="Times New Roman" w:hAnsi="Times New Roman" w:cs="Times New Roman"/>
        </w:rPr>
        <w:t>few</w:t>
      </w:r>
      <w:r w:rsidR="005929AE">
        <w:rPr>
          <w:rFonts w:ascii="Times New Roman" w:hAnsi="Times New Roman" w:cs="Times New Roman" w:hint="eastAsia"/>
        </w:rPr>
        <w:t xml:space="preserve"> limited</w:t>
      </w:r>
      <w:r w:rsidRPr="00053F55">
        <w:rPr>
          <w:rFonts w:ascii="Times New Roman" w:hAnsi="Times New Roman" w:cs="Times New Roman"/>
        </w:rPr>
        <w:t xml:space="preserve"> software packages were designed specifically for GN</w:t>
      </w:r>
      <w:r w:rsidR="007A35FC" w:rsidRPr="00053F55">
        <w:rPr>
          <w:rFonts w:ascii="Times New Roman" w:hAnsi="Times New Roman" w:cs="Times New Roman"/>
        </w:rPr>
        <w:t xml:space="preserve">SS </w:t>
      </w:r>
      <w:r w:rsidR="0086066F" w:rsidRPr="00053F55">
        <w:rPr>
          <w:rFonts w:ascii="Times New Roman" w:hAnsi="Times New Roman" w:cs="Times New Roman"/>
        </w:rPr>
        <w:t>coordinates</w:t>
      </w:r>
      <w:r w:rsidR="007A35FC" w:rsidRPr="00053F55">
        <w:rPr>
          <w:rFonts w:ascii="Times New Roman" w:hAnsi="Times New Roman" w:cs="Times New Roman"/>
        </w:rPr>
        <w:t xml:space="preserve"> time series </w:t>
      </w:r>
      <w:r w:rsidR="005929AE">
        <w:rPr>
          <w:rFonts w:ascii="Times New Roman" w:hAnsi="Times New Roman" w:cs="Times New Roman" w:hint="eastAsia"/>
        </w:rPr>
        <w:t xml:space="preserve">processing and </w:t>
      </w:r>
      <w:r w:rsidR="007A35FC" w:rsidRPr="00053F55">
        <w:rPr>
          <w:rFonts w:ascii="Times New Roman" w:hAnsi="Times New Roman" w:cs="Times New Roman"/>
        </w:rPr>
        <w:t>analysi</w:t>
      </w:r>
      <w:r w:rsidR="0086066F" w:rsidRPr="00053F55">
        <w:rPr>
          <w:rFonts w:ascii="Times New Roman" w:hAnsi="Times New Roman" w:cs="Times New Roman"/>
        </w:rPr>
        <w:t>s</w:t>
      </w:r>
      <w:r w:rsidR="00A0065C">
        <w:rPr>
          <w:rFonts w:ascii="Times New Roman" w:hAnsi="Times New Roman" w:cs="Times New Roman"/>
        </w:rPr>
        <w:t xml:space="preserve"> </w:t>
      </w:r>
      <w:r w:rsidR="005929AE">
        <w:rPr>
          <w:rFonts w:ascii="Times New Roman" w:hAnsi="Times New Roman" w:cs="Times New Roman" w:hint="eastAsia"/>
        </w:rPr>
        <w:t>to</w:t>
      </w:r>
      <w:r w:rsidR="00A0065C">
        <w:rPr>
          <w:rFonts w:ascii="Times New Roman" w:hAnsi="Times New Roman" w:cs="Times New Roman"/>
        </w:rPr>
        <w:t xml:space="preserve"> meet the </w:t>
      </w:r>
      <w:r w:rsidR="005929AE">
        <w:rPr>
          <w:rFonts w:ascii="Times New Roman" w:hAnsi="Times New Roman" w:cs="Times New Roman" w:hint="eastAsia"/>
        </w:rPr>
        <w:t>post-</w:t>
      </w:r>
      <w:r w:rsidR="00A0065C">
        <w:rPr>
          <w:rFonts w:ascii="Times New Roman" w:hAnsi="Times New Roman" w:cs="Times New Roman"/>
        </w:rPr>
        <w:t xml:space="preserve">analysis requirements of numerous </w:t>
      </w:r>
      <w:r w:rsidR="005929AE">
        <w:rPr>
          <w:rFonts w:ascii="Times New Roman" w:hAnsi="Times New Roman" w:cs="Times New Roman" w:hint="eastAsia"/>
        </w:rPr>
        <w:t xml:space="preserve">GNSS data </w:t>
      </w:r>
      <w:r w:rsidR="00A0065C">
        <w:rPr>
          <w:rFonts w:ascii="Times New Roman" w:hAnsi="Times New Roman" w:cs="Times New Roman"/>
        </w:rPr>
        <w:t>solutions</w:t>
      </w:r>
      <w:r w:rsidRPr="00053F55">
        <w:rPr>
          <w:rFonts w:ascii="Times New Roman" w:hAnsi="Times New Roman" w:cs="Times New Roman"/>
        </w:rPr>
        <w:t xml:space="preserve">. </w:t>
      </w:r>
      <w:r w:rsidR="004512EC" w:rsidRPr="00053F55">
        <w:rPr>
          <w:rFonts w:ascii="Times New Roman" w:hAnsi="Times New Roman" w:cs="Times New Roman"/>
        </w:rPr>
        <w:t>Among them, GGMatlab</w:t>
      </w:r>
      <w:r w:rsidR="00B52F01">
        <w:rPr>
          <w:rFonts w:ascii="Times New Roman" w:hAnsi="Times New Roman" w:cs="Times New Roman"/>
        </w:rPr>
        <w:t xml:space="preserve"> (tsview)</w:t>
      </w:r>
      <w:r w:rsidR="004512EC" w:rsidRPr="00053F55">
        <w:rPr>
          <w:rFonts w:ascii="Times New Roman" w:hAnsi="Times New Roman" w:cs="Times New Roman"/>
        </w:rPr>
        <w:t>, iGPS and GITSAV are open source</w:t>
      </w:r>
      <w:r w:rsidR="0018270E">
        <w:rPr>
          <w:rFonts w:ascii="Times New Roman" w:hAnsi="Times New Roman" w:cs="Times New Roman"/>
        </w:rPr>
        <w:t>s</w:t>
      </w:r>
      <w:r w:rsidR="004512EC" w:rsidRPr="00053F55">
        <w:rPr>
          <w:rFonts w:ascii="Times New Roman" w:hAnsi="Times New Roman" w:cs="Times New Roman"/>
        </w:rPr>
        <w:t xml:space="preserve"> and </w:t>
      </w:r>
      <w:r w:rsidR="004512EC" w:rsidRPr="00053F55">
        <w:rPr>
          <w:rFonts w:ascii="Times New Roman" w:hAnsi="Times New Roman" w:cs="Times New Roman"/>
        </w:rPr>
        <w:lastRenderedPageBreak/>
        <w:t>Analyze_tseri is</w:t>
      </w:r>
      <w:r w:rsidR="0018270E">
        <w:rPr>
          <w:rFonts w:ascii="Times New Roman" w:hAnsi="Times New Roman" w:cs="Times New Roman"/>
        </w:rPr>
        <w:t xml:space="preserve"> an</w:t>
      </w:r>
      <w:r w:rsidR="004512EC" w:rsidRPr="00053F55">
        <w:rPr>
          <w:rFonts w:ascii="Times New Roman" w:hAnsi="Times New Roman" w:cs="Times New Roman"/>
        </w:rPr>
        <w:t xml:space="preserve"> executable </w:t>
      </w:r>
      <w:r w:rsidR="005929AE">
        <w:rPr>
          <w:rFonts w:ascii="Times New Roman" w:hAnsi="Times New Roman" w:cs="Times New Roman" w:hint="eastAsia"/>
        </w:rPr>
        <w:t>program</w:t>
      </w:r>
      <w:r w:rsidR="004512EC" w:rsidRPr="00053F55">
        <w:rPr>
          <w:rFonts w:ascii="Times New Roman" w:hAnsi="Times New Roman" w:cs="Times New Roman"/>
        </w:rPr>
        <w:t xml:space="preserve"> in Linux system</w:t>
      </w:r>
      <w:r w:rsidR="005929AE">
        <w:rPr>
          <w:rFonts w:ascii="Times New Roman" w:hAnsi="Times New Roman" w:cs="Times New Roman" w:hint="eastAsia"/>
        </w:rPr>
        <w:t xml:space="preserve"> </w:t>
      </w:r>
      <w:r w:rsidR="00AC75D2" w:rsidRPr="00053F55">
        <w:rPr>
          <w:rFonts w:ascii="Times New Roman" w:hAnsi="Times New Roman" w:cs="Times New Roman"/>
        </w:rPr>
        <w:fldChar w:fldCharType="begin"/>
      </w:r>
      <w:r w:rsidR="00AC75D2" w:rsidRPr="00053F55">
        <w:rPr>
          <w:rFonts w:ascii="Times New Roman" w:hAnsi="Times New Roman" w:cs="Times New Roman"/>
        </w:rPr>
        <w:instrText xml:space="preserve"> ADDIN NE.Ref.{DD428117-5DCF-4B84-B3A9-45557609E852}</w:instrText>
      </w:r>
      <w:r w:rsidR="00AC75D2" w:rsidRPr="00053F55">
        <w:rPr>
          <w:rFonts w:ascii="Times New Roman" w:hAnsi="Times New Roman" w:cs="Times New Roman"/>
        </w:rPr>
        <w:fldChar w:fldCharType="separate"/>
      </w:r>
      <w:r w:rsidR="00AC75D2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(Herring, 2003; Tian, 2011; Goudarzi and Cocard et al., 2013)</w:t>
      </w:r>
      <w:r w:rsidR="00AC75D2" w:rsidRPr="00053F55">
        <w:rPr>
          <w:rFonts w:ascii="Times New Roman" w:hAnsi="Times New Roman" w:cs="Times New Roman"/>
        </w:rPr>
        <w:fldChar w:fldCharType="end"/>
      </w:r>
      <w:r w:rsidR="004512EC" w:rsidRPr="00053F55">
        <w:rPr>
          <w:rFonts w:ascii="Times New Roman" w:hAnsi="Times New Roman" w:cs="Times New Roman"/>
        </w:rPr>
        <w:t xml:space="preserve">. Despite </w:t>
      </w:r>
      <w:r w:rsidR="005929AE">
        <w:rPr>
          <w:rFonts w:ascii="Times New Roman" w:hAnsi="Times New Roman" w:cs="Times New Roman" w:hint="eastAsia"/>
        </w:rPr>
        <w:t xml:space="preserve">the </w:t>
      </w:r>
      <w:r w:rsidR="005929AE">
        <w:rPr>
          <w:rFonts w:ascii="Times New Roman" w:hAnsi="Times New Roman" w:cs="Times New Roman"/>
        </w:rPr>
        <w:t>occurrence</w:t>
      </w:r>
      <w:r w:rsidR="005929AE">
        <w:rPr>
          <w:rFonts w:ascii="Times New Roman" w:hAnsi="Times New Roman" w:cs="Times New Roman" w:hint="eastAsia"/>
        </w:rPr>
        <w:t xml:space="preserve"> of </w:t>
      </w:r>
      <w:r w:rsidR="004512EC" w:rsidRPr="00053F55">
        <w:rPr>
          <w:rFonts w:ascii="Times New Roman" w:hAnsi="Times New Roman" w:cs="Times New Roman"/>
        </w:rPr>
        <w:t>the</w:t>
      </w:r>
      <w:r w:rsidR="005929AE">
        <w:rPr>
          <w:rFonts w:ascii="Times New Roman" w:hAnsi="Times New Roman" w:cs="Times New Roman" w:hint="eastAsia"/>
        </w:rPr>
        <w:t>se</w:t>
      </w:r>
      <w:r w:rsidR="004512EC" w:rsidRPr="00053F55">
        <w:rPr>
          <w:rFonts w:ascii="Times New Roman" w:hAnsi="Times New Roman" w:cs="Times New Roman"/>
        </w:rPr>
        <w:t xml:space="preserve"> </w:t>
      </w:r>
      <w:r w:rsidR="005929AE">
        <w:rPr>
          <w:rFonts w:ascii="Times New Roman" w:hAnsi="Times New Roman" w:cs="Times New Roman" w:hint="eastAsia"/>
        </w:rPr>
        <w:t>software</w:t>
      </w:r>
      <w:r w:rsidR="004512EC" w:rsidRPr="00053F55">
        <w:rPr>
          <w:rFonts w:ascii="Times New Roman" w:hAnsi="Times New Roman" w:cs="Times New Roman"/>
        </w:rPr>
        <w:t xml:space="preserve"> </w:t>
      </w:r>
      <w:r w:rsidR="005929AE">
        <w:rPr>
          <w:rFonts w:ascii="Times New Roman" w:hAnsi="Times New Roman" w:cs="Times New Roman" w:hint="eastAsia"/>
        </w:rPr>
        <w:t>improve the GNSS coordinates time series processing</w:t>
      </w:r>
      <w:r w:rsidR="004512EC" w:rsidRPr="00053F55">
        <w:rPr>
          <w:rFonts w:ascii="Times New Roman" w:hAnsi="Times New Roman" w:cs="Times New Roman"/>
        </w:rPr>
        <w:t xml:space="preserve">, </w:t>
      </w:r>
      <w:r w:rsidR="005929AE">
        <w:rPr>
          <w:rFonts w:ascii="Times New Roman" w:hAnsi="Times New Roman" w:cs="Times New Roman" w:hint="eastAsia"/>
        </w:rPr>
        <w:t xml:space="preserve">there are still a big gap between these </w:t>
      </w:r>
      <w:r w:rsidR="005929AE">
        <w:rPr>
          <w:rFonts w:ascii="Times New Roman" w:hAnsi="Times New Roman" w:cs="Times New Roman"/>
        </w:rPr>
        <w:t>software</w:t>
      </w:r>
      <w:r w:rsidR="005929AE">
        <w:rPr>
          <w:rFonts w:ascii="Times New Roman" w:hAnsi="Times New Roman" w:cs="Times New Roman" w:hint="eastAsia"/>
        </w:rPr>
        <w:t xml:space="preserve"> and the indeed requirements. </w:t>
      </w:r>
      <w:r w:rsidR="00E00C7C" w:rsidRPr="00053F55">
        <w:rPr>
          <w:rFonts w:ascii="Times New Roman" w:hAnsi="Times New Roman" w:cs="Times New Roman"/>
        </w:rPr>
        <w:t xml:space="preserve">For example, </w:t>
      </w:r>
      <w:r w:rsidR="00E00C7C">
        <w:rPr>
          <w:rFonts w:ascii="Times New Roman" w:hAnsi="Times New Roman" w:cs="Times New Roman" w:hint="eastAsia"/>
        </w:rPr>
        <w:t>all the above software</w:t>
      </w:r>
      <w:r w:rsidR="00E00C7C" w:rsidRPr="00053F55">
        <w:rPr>
          <w:rFonts w:ascii="Times New Roman" w:hAnsi="Times New Roman" w:cs="Times New Roman"/>
        </w:rPr>
        <w:t xml:space="preserve"> could only deal with fixed formats and have </w:t>
      </w:r>
      <w:r w:rsidR="00E00C7C">
        <w:rPr>
          <w:rFonts w:ascii="Times New Roman" w:hAnsi="Times New Roman" w:cs="Times New Roman"/>
        </w:rPr>
        <w:t xml:space="preserve">a </w:t>
      </w:r>
      <w:r w:rsidR="00E00C7C" w:rsidRPr="00053F55">
        <w:rPr>
          <w:rFonts w:ascii="Times New Roman" w:hAnsi="Times New Roman" w:cs="Times New Roman"/>
        </w:rPr>
        <w:t xml:space="preserve">very limited extension for varieties of </w:t>
      </w:r>
      <w:r w:rsidR="00E00C7C">
        <w:rPr>
          <w:rFonts w:ascii="Times New Roman" w:hAnsi="Times New Roman" w:cs="Times New Roman" w:hint="eastAsia"/>
        </w:rPr>
        <w:t xml:space="preserve">input data </w:t>
      </w:r>
      <w:r w:rsidR="00E00C7C" w:rsidRPr="00053F55">
        <w:rPr>
          <w:rFonts w:ascii="Times New Roman" w:hAnsi="Times New Roman" w:cs="Times New Roman"/>
        </w:rPr>
        <w:t xml:space="preserve">formats. GGMatlab and GITSAV </w:t>
      </w:r>
      <w:r w:rsidR="005D686C">
        <w:rPr>
          <w:rFonts w:ascii="Times New Roman" w:hAnsi="Times New Roman" w:cs="Times New Roman" w:hint="eastAsia"/>
        </w:rPr>
        <w:t>we</w:t>
      </w:r>
      <w:r w:rsidR="00E00C7C" w:rsidRPr="00053F55">
        <w:rPr>
          <w:rFonts w:ascii="Times New Roman" w:hAnsi="Times New Roman" w:cs="Times New Roman"/>
        </w:rPr>
        <w:t>re written in MATLAB</w:t>
      </w:r>
      <w:r w:rsidR="00E00C7C">
        <w:rPr>
          <w:rFonts w:ascii="Times New Roman" w:hAnsi="Times New Roman" w:cs="Times New Roman" w:hint="eastAsia"/>
        </w:rPr>
        <w:t xml:space="preserve"> language</w:t>
      </w:r>
      <w:r w:rsidR="00E00C7C" w:rsidRPr="00053F55">
        <w:rPr>
          <w:rFonts w:ascii="Times New Roman" w:hAnsi="Times New Roman" w:cs="Times New Roman"/>
        </w:rPr>
        <w:t xml:space="preserve">, </w:t>
      </w:r>
      <w:r w:rsidR="00E00C7C">
        <w:rPr>
          <w:rFonts w:ascii="Times New Roman" w:hAnsi="Times New Roman" w:cs="Times New Roman"/>
        </w:rPr>
        <w:t xml:space="preserve">which is </w:t>
      </w:r>
      <w:r w:rsidR="00E00C7C" w:rsidRPr="00053F55">
        <w:rPr>
          <w:rFonts w:ascii="Times New Roman" w:hAnsi="Times New Roman" w:cs="Times New Roman"/>
        </w:rPr>
        <w:t>a commercial software</w:t>
      </w:r>
      <w:r w:rsidR="00E00C7C">
        <w:rPr>
          <w:rFonts w:ascii="Times New Roman" w:hAnsi="Times New Roman" w:cs="Times New Roman"/>
        </w:rPr>
        <w:t xml:space="preserve"> as well as iGPS, written in IDL</w:t>
      </w:r>
      <w:r w:rsidR="00E00C7C" w:rsidRPr="00053F55">
        <w:rPr>
          <w:rFonts w:ascii="Times New Roman" w:hAnsi="Times New Roman" w:cs="Times New Roman"/>
        </w:rPr>
        <w:t xml:space="preserve">. </w:t>
      </w:r>
      <w:r w:rsidR="00E00C7C">
        <w:rPr>
          <w:rFonts w:ascii="Times New Roman" w:hAnsi="Times New Roman" w:cs="Times New Roman" w:hint="eastAsia"/>
        </w:rPr>
        <w:t xml:space="preserve">More important, </w:t>
      </w:r>
      <w:r w:rsidR="005D686C">
        <w:rPr>
          <w:rFonts w:ascii="Times New Roman" w:hAnsi="Times New Roman" w:cs="Times New Roman" w:hint="eastAsia"/>
        </w:rPr>
        <w:t xml:space="preserve">none </w:t>
      </w:r>
      <w:r w:rsidR="00E00C7C" w:rsidRPr="00053F55">
        <w:rPr>
          <w:rFonts w:ascii="Times New Roman" w:hAnsi="Times New Roman" w:cs="Times New Roman"/>
        </w:rPr>
        <w:t xml:space="preserve">of the </w:t>
      </w:r>
      <w:r w:rsidR="005D686C">
        <w:rPr>
          <w:rFonts w:ascii="Times New Roman" w:hAnsi="Times New Roman" w:cs="Times New Roman" w:hint="eastAsia"/>
        </w:rPr>
        <w:t xml:space="preserve">all </w:t>
      </w:r>
      <w:r w:rsidR="00E00C7C" w:rsidRPr="00053F55">
        <w:rPr>
          <w:rFonts w:ascii="Times New Roman" w:hAnsi="Times New Roman" w:cs="Times New Roman"/>
        </w:rPr>
        <w:t>above packages could provide</w:t>
      </w:r>
      <w:r w:rsidR="0000178B">
        <w:rPr>
          <w:rFonts w:ascii="Times New Roman" w:hAnsi="Times New Roman" w:cs="Times New Roman"/>
        </w:rPr>
        <w:t xml:space="preserve"> </w:t>
      </w:r>
      <w:r w:rsidR="00083AEB">
        <w:rPr>
          <w:rFonts w:ascii="Times New Roman" w:hAnsi="Times New Roman" w:cs="Times New Roman"/>
        </w:rPr>
        <w:t xml:space="preserve">a </w:t>
      </w:r>
      <w:r w:rsidR="0000178B">
        <w:rPr>
          <w:rFonts w:ascii="Times New Roman" w:hAnsi="Times New Roman" w:cs="Times New Roman"/>
        </w:rPr>
        <w:t>friendly human-interactive visualization</w:t>
      </w:r>
      <w:r w:rsidR="00083AEB">
        <w:rPr>
          <w:rFonts w:ascii="Times New Roman" w:hAnsi="Times New Roman" w:cs="Times New Roman"/>
        </w:rPr>
        <w:t xml:space="preserve"> function</w:t>
      </w:r>
      <w:r w:rsidR="0000178B">
        <w:rPr>
          <w:rFonts w:ascii="Times New Roman" w:hAnsi="Times New Roman" w:cs="Times New Roman"/>
        </w:rPr>
        <w:t xml:space="preserve"> for the offsets </w:t>
      </w:r>
      <w:r w:rsidR="00083AEB">
        <w:rPr>
          <w:rFonts w:ascii="Times New Roman" w:hAnsi="Times New Roman" w:cs="Times New Roman"/>
        </w:rPr>
        <w:t>selection</w:t>
      </w:r>
      <w:r w:rsidR="005D686C">
        <w:rPr>
          <w:rFonts w:ascii="Times New Roman" w:hAnsi="Times New Roman" w:cs="Times New Roman" w:hint="eastAsia"/>
        </w:rPr>
        <w:t xml:space="preserve"> and processing</w:t>
      </w:r>
      <w:r w:rsidR="00E00C7C">
        <w:rPr>
          <w:rFonts w:ascii="Times New Roman" w:hAnsi="Times New Roman" w:cs="Times New Roman"/>
        </w:rPr>
        <w:t>.</w:t>
      </w:r>
      <w:r w:rsidR="00E00C7C" w:rsidRPr="00053F55">
        <w:rPr>
          <w:rFonts w:ascii="Times New Roman" w:hAnsi="Times New Roman" w:cs="Times New Roman"/>
        </w:rPr>
        <w:t xml:space="preserve"> </w:t>
      </w:r>
      <w:r w:rsidR="00E00C7C">
        <w:rPr>
          <w:rFonts w:ascii="Times New Roman" w:hAnsi="Times New Roman" w:cs="Times New Roman" w:hint="eastAsia"/>
        </w:rPr>
        <w:t>Thus, a</w:t>
      </w:r>
      <w:r w:rsidR="00242087">
        <w:rPr>
          <w:rFonts w:ascii="Times New Roman" w:hAnsi="Times New Roman" w:cs="Times New Roman"/>
        </w:rPr>
        <w:t xml:space="preserve"> </w:t>
      </w:r>
      <w:r w:rsidR="004512EC" w:rsidRPr="00053F55">
        <w:rPr>
          <w:rFonts w:ascii="Times New Roman" w:hAnsi="Times New Roman" w:cs="Times New Roman"/>
        </w:rPr>
        <w:t xml:space="preserve">new package </w:t>
      </w:r>
      <w:r w:rsidR="00E00C7C">
        <w:rPr>
          <w:rFonts w:ascii="Times New Roman" w:hAnsi="Times New Roman" w:cs="Times New Roman" w:hint="eastAsia"/>
        </w:rPr>
        <w:t xml:space="preserve">with </w:t>
      </w:r>
      <w:r w:rsidR="00E00C7C">
        <w:rPr>
          <w:rFonts w:ascii="Times New Roman" w:hAnsi="Times New Roman" w:cs="Times New Roman"/>
        </w:rPr>
        <w:t>user-</w:t>
      </w:r>
      <w:r w:rsidR="00E00C7C" w:rsidRPr="00053F55">
        <w:rPr>
          <w:rFonts w:ascii="Times New Roman" w:hAnsi="Times New Roman" w:cs="Times New Roman"/>
        </w:rPr>
        <w:t>friendly</w:t>
      </w:r>
      <w:r w:rsidR="00E00C7C">
        <w:rPr>
          <w:rFonts w:ascii="Times New Roman" w:hAnsi="Times New Roman" w:cs="Times New Roman" w:hint="eastAsia"/>
        </w:rPr>
        <w:t>,</w:t>
      </w:r>
      <w:r w:rsidR="00E00C7C" w:rsidRPr="00053F55">
        <w:rPr>
          <w:rFonts w:ascii="Times New Roman" w:hAnsi="Times New Roman" w:cs="Times New Roman"/>
        </w:rPr>
        <w:t xml:space="preserve"> </w:t>
      </w:r>
      <w:r w:rsidR="007C4C0A">
        <w:rPr>
          <w:rFonts w:ascii="Times New Roman" w:hAnsi="Times New Roman" w:cs="Times New Roman" w:hint="eastAsia"/>
        </w:rPr>
        <w:t>cross</w:t>
      </w:r>
      <w:r w:rsidR="007C4C0A">
        <w:rPr>
          <w:rFonts w:ascii="Times New Roman" w:hAnsi="Times New Roman" w:cs="Times New Roman"/>
        </w:rPr>
        <w:t xml:space="preserve">-platform, </w:t>
      </w:r>
      <w:r w:rsidR="00E00C7C" w:rsidRPr="00053F55">
        <w:rPr>
          <w:rFonts w:ascii="Times New Roman" w:hAnsi="Times New Roman" w:cs="Times New Roman"/>
        </w:rPr>
        <w:t xml:space="preserve">formats </w:t>
      </w:r>
      <w:r w:rsidR="00E00C7C">
        <w:rPr>
          <w:rFonts w:ascii="Times New Roman" w:hAnsi="Times New Roman" w:cs="Times New Roman"/>
        </w:rPr>
        <w:t>flexible</w:t>
      </w:r>
      <w:r w:rsidR="00E00C7C">
        <w:rPr>
          <w:rFonts w:ascii="Times New Roman" w:hAnsi="Times New Roman" w:cs="Times New Roman" w:hint="eastAsia"/>
        </w:rPr>
        <w:t xml:space="preserve">, free of </w:t>
      </w:r>
      <w:r w:rsidR="00E00C7C">
        <w:rPr>
          <w:rFonts w:ascii="Times New Roman" w:hAnsi="Times New Roman" w:cs="Times New Roman"/>
        </w:rPr>
        <w:t>commercial</w:t>
      </w:r>
      <w:r w:rsidR="00E00C7C">
        <w:rPr>
          <w:rFonts w:ascii="Times New Roman" w:hAnsi="Times New Roman" w:cs="Times New Roman" w:hint="eastAsia"/>
        </w:rPr>
        <w:t xml:space="preserve"> and more powerful processing and analysis functions</w:t>
      </w:r>
      <w:r w:rsidR="00E00C7C" w:rsidRPr="00053F55" w:rsidDel="00E00C7C">
        <w:rPr>
          <w:rFonts w:ascii="Times New Roman" w:hAnsi="Times New Roman" w:cs="Times New Roman"/>
        </w:rPr>
        <w:t xml:space="preserve"> </w:t>
      </w:r>
      <w:r w:rsidR="00A25084">
        <w:rPr>
          <w:rFonts w:ascii="Times New Roman" w:hAnsi="Times New Roman" w:cs="Times New Roman"/>
        </w:rPr>
        <w:t>characteristics</w:t>
      </w:r>
      <w:r w:rsidR="00E00C7C">
        <w:rPr>
          <w:rFonts w:ascii="Times New Roman" w:hAnsi="Times New Roman" w:cs="Times New Roman" w:hint="eastAsia"/>
        </w:rPr>
        <w:t xml:space="preserve"> is</w:t>
      </w:r>
      <w:r w:rsidR="004512EC" w:rsidRPr="00053F55">
        <w:rPr>
          <w:rFonts w:ascii="Times New Roman" w:hAnsi="Times New Roman" w:cs="Times New Roman"/>
        </w:rPr>
        <w:t xml:space="preserve"> </w:t>
      </w:r>
      <w:r w:rsidR="00EE6FF1" w:rsidRPr="00053F55">
        <w:rPr>
          <w:rFonts w:ascii="Times New Roman" w:hAnsi="Times New Roman" w:cs="Times New Roman"/>
        </w:rPr>
        <w:t xml:space="preserve">highly </w:t>
      </w:r>
      <w:r w:rsidR="004512EC" w:rsidRPr="00053F55">
        <w:rPr>
          <w:rFonts w:ascii="Times New Roman" w:hAnsi="Times New Roman" w:cs="Times New Roman"/>
        </w:rPr>
        <w:t xml:space="preserve">demanded for </w:t>
      </w:r>
      <w:r w:rsidR="00E00C7C">
        <w:rPr>
          <w:rFonts w:ascii="Times New Roman" w:hAnsi="Times New Roman" w:cs="Times New Roman" w:hint="eastAsia"/>
        </w:rPr>
        <w:t xml:space="preserve">GNSS </w:t>
      </w:r>
      <w:r w:rsidR="00A25084">
        <w:rPr>
          <w:rFonts w:ascii="Times New Roman" w:hAnsi="Times New Roman" w:cs="Times New Roman"/>
        </w:rPr>
        <w:t>coordinate</w:t>
      </w:r>
      <w:r w:rsidR="00E00C7C">
        <w:rPr>
          <w:rFonts w:ascii="Times New Roman" w:hAnsi="Times New Roman" w:cs="Times New Roman" w:hint="eastAsia"/>
        </w:rPr>
        <w:t xml:space="preserve"> </w:t>
      </w:r>
      <w:r w:rsidR="004512EC" w:rsidRPr="00053F55">
        <w:rPr>
          <w:rFonts w:ascii="Times New Roman" w:hAnsi="Times New Roman" w:cs="Times New Roman"/>
        </w:rPr>
        <w:t xml:space="preserve">time series </w:t>
      </w:r>
      <w:r w:rsidR="00E00C7C">
        <w:rPr>
          <w:rFonts w:ascii="Times New Roman" w:hAnsi="Times New Roman" w:cs="Times New Roman" w:hint="eastAsia"/>
        </w:rPr>
        <w:t xml:space="preserve">processing and </w:t>
      </w:r>
      <w:r w:rsidR="004512EC" w:rsidRPr="00053F55">
        <w:rPr>
          <w:rFonts w:ascii="Times New Roman" w:hAnsi="Times New Roman" w:cs="Times New Roman"/>
        </w:rPr>
        <w:t xml:space="preserve">analysis in </w:t>
      </w:r>
      <w:r w:rsidR="00242087">
        <w:rPr>
          <w:rFonts w:ascii="Times New Roman" w:hAnsi="Times New Roman" w:cs="Times New Roman"/>
        </w:rPr>
        <w:t>g</w:t>
      </w:r>
      <w:r w:rsidR="00242087" w:rsidRPr="00053F55">
        <w:rPr>
          <w:rFonts w:ascii="Times New Roman" w:hAnsi="Times New Roman" w:cs="Times New Roman"/>
        </w:rPr>
        <w:t xml:space="preserve">eodesy </w:t>
      </w:r>
      <w:r w:rsidR="004512EC" w:rsidRPr="00053F55">
        <w:rPr>
          <w:rFonts w:ascii="Times New Roman" w:hAnsi="Times New Roman" w:cs="Times New Roman"/>
        </w:rPr>
        <w:t xml:space="preserve">and </w:t>
      </w:r>
      <w:r w:rsidR="00242087">
        <w:rPr>
          <w:rFonts w:ascii="Times New Roman" w:hAnsi="Times New Roman" w:cs="Times New Roman"/>
        </w:rPr>
        <w:t>g</w:t>
      </w:r>
      <w:r w:rsidR="00242087" w:rsidRPr="00053F55">
        <w:rPr>
          <w:rFonts w:ascii="Times New Roman" w:hAnsi="Times New Roman" w:cs="Times New Roman"/>
        </w:rPr>
        <w:t xml:space="preserve">eodynamics </w:t>
      </w:r>
      <w:r w:rsidR="004512EC" w:rsidRPr="00053F55">
        <w:rPr>
          <w:rFonts w:ascii="Times New Roman" w:hAnsi="Times New Roman" w:cs="Times New Roman"/>
        </w:rPr>
        <w:t>studi</w:t>
      </w:r>
      <w:r w:rsidR="0018270E">
        <w:rPr>
          <w:rFonts w:ascii="Times New Roman" w:hAnsi="Times New Roman" w:cs="Times New Roman"/>
        </w:rPr>
        <w:t>es</w:t>
      </w:r>
      <w:r w:rsidR="005929AE">
        <w:rPr>
          <w:rFonts w:ascii="Times New Roman" w:hAnsi="Times New Roman" w:cs="Times New Roman" w:hint="eastAsia"/>
        </w:rPr>
        <w:t xml:space="preserve"> and </w:t>
      </w:r>
      <w:r w:rsidR="00C95E4F">
        <w:rPr>
          <w:rFonts w:ascii="Times New Roman" w:hAnsi="Times New Roman" w:cs="Times New Roman"/>
        </w:rPr>
        <w:t>researches.</w:t>
      </w:r>
      <w:r w:rsidR="00C95E4F" w:rsidRPr="00053F55">
        <w:rPr>
          <w:rFonts w:ascii="Times New Roman" w:hAnsi="Times New Roman" w:cs="Times New Roman"/>
        </w:rPr>
        <w:t xml:space="preserve"> </w:t>
      </w:r>
      <w:r w:rsidR="00C95E4F">
        <w:rPr>
          <w:rFonts w:ascii="Times New Roman" w:hAnsi="Times New Roman" w:cs="Times New Roman"/>
        </w:rPr>
        <w:t>We</w:t>
      </w:r>
      <w:r w:rsidR="005B5C0A">
        <w:rPr>
          <w:rFonts w:ascii="Times New Roman" w:hAnsi="Times New Roman" w:cs="Times New Roman" w:hint="eastAsia"/>
        </w:rPr>
        <w:t xml:space="preserve"> thus develop a</w:t>
      </w:r>
      <w:r w:rsidR="005B5C0A" w:rsidRPr="00053F55">
        <w:rPr>
          <w:rFonts w:ascii="Times New Roman" w:hAnsi="Times New Roman" w:cs="Times New Roman"/>
        </w:rPr>
        <w:t xml:space="preserve"> GNSS Time Series Analysis and Visualization (TSAnalyzer) </w:t>
      </w:r>
      <w:r w:rsidR="005B5C0A">
        <w:rPr>
          <w:rFonts w:ascii="Times New Roman" w:hAnsi="Times New Roman" w:cs="Times New Roman"/>
        </w:rPr>
        <w:t>software</w:t>
      </w:r>
      <w:r w:rsidR="005B5C0A" w:rsidRPr="00053F55">
        <w:rPr>
          <w:rFonts w:ascii="Times New Roman" w:hAnsi="Times New Roman" w:cs="Times New Roman"/>
        </w:rPr>
        <w:t xml:space="preserve"> </w:t>
      </w:r>
      <w:r w:rsidR="005B5C0A">
        <w:rPr>
          <w:rFonts w:ascii="Times New Roman" w:hAnsi="Times New Roman" w:cs="Times New Roman" w:hint="eastAsia"/>
        </w:rPr>
        <w:t>written in free commercial language of Python</w:t>
      </w:r>
      <w:r w:rsidR="005B5C0A" w:rsidRPr="00053F55">
        <w:rPr>
          <w:rFonts w:ascii="Times New Roman" w:hAnsi="Times New Roman" w:cs="Times New Roman"/>
        </w:rPr>
        <w:t>.</w:t>
      </w:r>
    </w:p>
    <w:p w:rsidR="00EC1B2D" w:rsidRPr="00053F55" w:rsidRDefault="00EC1B2D" w:rsidP="008F00AA">
      <w:pPr>
        <w:spacing w:before="163" w:after="163"/>
        <w:rPr>
          <w:rFonts w:ascii="Times New Roman" w:hAnsi="Times New Roman" w:cs="Times New Roman"/>
        </w:rPr>
      </w:pPr>
    </w:p>
    <w:p w:rsidR="00EC1B2D" w:rsidRPr="00053F55" w:rsidRDefault="00EC1B2D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Program Language and Installation</w:t>
      </w:r>
    </w:p>
    <w:p w:rsidR="00EC09B0" w:rsidRPr="00053F55" w:rsidRDefault="00324505" w:rsidP="00EC09B0">
      <w:pPr>
        <w:spacing w:before="163" w:after="163"/>
        <w:rPr>
          <w:rFonts w:ascii="Times New Roman" w:hAnsi="Times New Roman" w:cs="Times New Roman"/>
        </w:rPr>
      </w:pPr>
      <w:bookmarkStart w:id="0" w:name="_Hlk465367344"/>
      <w:r w:rsidRPr="00053F55">
        <w:rPr>
          <w:rFonts w:ascii="Times New Roman" w:hAnsi="Times New Roman" w:cs="Times New Roman"/>
        </w:rPr>
        <w:t>TSAnalyzer</w:t>
      </w:r>
      <w:bookmarkEnd w:id="0"/>
      <w:r w:rsidR="00713020" w:rsidRPr="00053F55">
        <w:rPr>
          <w:rFonts w:ascii="Times New Roman" w:hAnsi="Times New Roman" w:cs="Times New Roman"/>
        </w:rPr>
        <w:t xml:space="preserve"> was developed </w:t>
      </w:r>
      <w:r w:rsidR="002D3228">
        <w:rPr>
          <w:rFonts w:ascii="Times New Roman" w:hAnsi="Times New Roman" w:cs="Times New Roman"/>
        </w:rPr>
        <w:t xml:space="preserve">by </w:t>
      </w:r>
      <w:r w:rsidR="00713020" w:rsidRPr="00053F55">
        <w:rPr>
          <w:rFonts w:ascii="Times New Roman" w:hAnsi="Times New Roman" w:cs="Times New Roman"/>
        </w:rPr>
        <w:t xml:space="preserve">using Python </w:t>
      </w:r>
      <w:r w:rsidR="0018270E">
        <w:rPr>
          <w:rFonts w:ascii="Times New Roman" w:hAnsi="Times New Roman" w:cs="Times New Roman"/>
        </w:rPr>
        <w:t>programming</w:t>
      </w:r>
      <w:r w:rsidR="00713020" w:rsidRPr="00053F55">
        <w:rPr>
          <w:rFonts w:ascii="Times New Roman" w:hAnsi="Times New Roman" w:cs="Times New Roman"/>
        </w:rPr>
        <w:t xml:space="preserve"> language with a Q</w:t>
      </w:r>
      <w:r w:rsidR="00596B57">
        <w:rPr>
          <w:rFonts w:ascii="Times New Roman" w:hAnsi="Times New Roman" w:cs="Times New Roman" w:hint="eastAsia"/>
        </w:rPr>
        <w:t>t</w:t>
      </w:r>
      <w:r w:rsidR="00713020" w:rsidRPr="00053F55">
        <w:rPr>
          <w:rFonts w:ascii="Times New Roman" w:hAnsi="Times New Roman" w:cs="Times New Roman"/>
        </w:rPr>
        <w:t xml:space="preserve"> Graphical User Interface (GUI). </w:t>
      </w:r>
      <w:r w:rsidR="00EC09B0" w:rsidRPr="00053F55">
        <w:rPr>
          <w:rFonts w:ascii="Times New Roman" w:hAnsi="Times New Roman" w:cs="Times New Roman"/>
        </w:rPr>
        <w:t xml:space="preserve">In </w:t>
      </w:r>
      <w:r w:rsidR="0018270E">
        <w:rPr>
          <w:rFonts w:ascii="Times New Roman" w:hAnsi="Times New Roman" w:cs="Times New Roman"/>
        </w:rPr>
        <w:t xml:space="preserve">the </w:t>
      </w:r>
      <w:r w:rsidR="00EC09B0" w:rsidRPr="00053F55">
        <w:rPr>
          <w:rFonts w:ascii="Times New Roman" w:hAnsi="Times New Roman" w:cs="Times New Roman"/>
        </w:rPr>
        <w:t xml:space="preserve">scientific </w:t>
      </w:r>
      <w:r w:rsidR="00596B57">
        <w:rPr>
          <w:rFonts w:ascii="Times New Roman" w:hAnsi="Times New Roman" w:cs="Times New Roman" w:hint="eastAsia"/>
        </w:rPr>
        <w:t>research domain</w:t>
      </w:r>
      <w:r w:rsidR="00EC09B0" w:rsidRPr="00053F55">
        <w:rPr>
          <w:rFonts w:ascii="Times New Roman" w:hAnsi="Times New Roman" w:cs="Times New Roman"/>
        </w:rPr>
        <w:t xml:space="preserve">, Python becomes more and more fashionable </w:t>
      </w:r>
      <w:r w:rsidR="005D686C">
        <w:rPr>
          <w:rFonts w:ascii="Times New Roman" w:hAnsi="Times New Roman" w:cs="Times New Roman"/>
        </w:rPr>
        <w:t>due to not only the development of scientific modules, but also benefit from Python’s high-level, code readability and development</w:t>
      </w:r>
      <w:r w:rsidR="00EC09B0" w:rsidRPr="00053F55">
        <w:rPr>
          <w:rFonts w:ascii="Times New Roman" w:hAnsi="Times New Roman" w:cs="Times New Roman"/>
        </w:rPr>
        <w:t xml:space="preserve"> efficiency. In addition, Python is a cross-platform programming language for </w:t>
      </w:r>
      <w:r w:rsidR="00596B57">
        <w:rPr>
          <w:rFonts w:ascii="Times New Roman" w:hAnsi="Times New Roman" w:cs="Times New Roman" w:hint="eastAsia"/>
        </w:rPr>
        <w:t>popular</w:t>
      </w:r>
      <w:r w:rsidR="00EC09B0" w:rsidRPr="00053F55">
        <w:rPr>
          <w:rFonts w:ascii="Times New Roman" w:hAnsi="Times New Roman" w:cs="Times New Roman"/>
        </w:rPr>
        <w:t xml:space="preserve"> operating systems</w:t>
      </w:r>
      <w:r w:rsidR="00596B57">
        <w:rPr>
          <w:rFonts w:ascii="Times New Roman" w:hAnsi="Times New Roman" w:cs="Times New Roman" w:hint="eastAsia"/>
        </w:rPr>
        <w:t xml:space="preserve">, such as Linux, Windows, and Mac. </w:t>
      </w:r>
      <w:r w:rsidR="00EA0148">
        <w:rPr>
          <w:rFonts w:ascii="Times New Roman" w:hAnsi="Times New Roman" w:cs="Times New Roman"/>
        </w:rPr>
        <w:t>etc</w:t>
      </w:r>
      <w:r w:rsidR="00EA0148" w:rsidRPr="00053F55">
        <w:rPr>
          <w:rFonts w:ascii="Times New Roman" w:hAnsi="Times New Roman" w:cs="Times New Roman"/>
        </w:rPr>
        <w:t>.</w:t>
      </w:r>
      <w:r w:rsidR="00EC09B0" w:rsidRPr="00053F55">
        <w:rPr>
          <w:rFonts w:ascii="Times New Roman" w:hAnsi="Times New Roman" w:cs="Times New Roman"/>
        </w:rPr>
        <w:t xml:space="preserve"> </w:t>
      </w:r>
      <w:r w:rsidR="00596B57">
        <w:rPr>
          <w:rFonts w:ascii="Times New Roman" w:hAnsi="Times New Roman" w:cs="Times New Roman" w:hint="eastAsia"/>
        </w:rPr>
        <w:t>Furthermore</w:t>
      </w:r>
      <w:r w:rsidR="00EC09B0" w:rsidRPr="00053F55">
        <w:rPr>
          <w:rFonts w:ascii="Times New Roman" w:hAnsi="Times New Roman" w:cs="Times New Roman"/>
        </w:rPr>
        <w:t xml:space="preserve">, </w:t>
      </w:r>
      <w:r w:rsidR="008B473A" w:rsidRPr="00053F55">
        <w:rPr>
          <w:rFonts w:ascii="Times New Roman" w:hAnsi="Times New Roman" w:cs="Times New Roman"/>
        </w:rPr>
        <w:t xml:space="preserve">by </w:t>
      </w:r>
      <w:r w:rsidR="00EC09B0" w:rsidRPr="00053F55">
        <w:rPr>
          <w:rFonts w:ascii="Times New Roman" w:hAnsi="Times New Roman" w:cs="Times New Roman"/>
        </w:rPr>
        <w:t xml:space="preserve">using third-party tools, Python code can be packaged into </w:t>
      </w:r>
      <w:r w:rsidR="00596B57">
        <w:rPr>
          <w:rFonts w:ascii="Times New Roman" w:hAnsi="Times New Roman" w:cs="Times New Roman" w:hint="eastAsia"/>
        </w:rPr>
        <w:t xml:space="preserve">a </w:t>
      </w:r>
      <w:r w:rsidR="00EC09B0" w:rsidRPr="00053F55">
        <w:rPr>
          <w:rFonts w:ascii="Times New Roman" w:hAnsi="Times New Roman" w:cs="Times New Roman"/>
        </w:rPr>
        <w:t xml:space="preserve">stand-alone executable program </w:t>
      </w:r>
      <w:r w:rsidR="0035390C" w:rsidRPr="00053F55">
        <w:rPr>
          <w:rFonts w:ascii="Times New Roman" w:hAnsi="Times New Roman" w:cs="Times New Roman"/>
        </w:rPr>
        <w:t>for popular</w:t>
      </w:r>
      <w:r w:rsidR="00596B57">
        <w:rPr>
          <w:rFonts w:ascii="Times New Roman" w:hAnsi="Times New Roman" w:cs="Times New Roman" w:hint="eastAsia"/>
        </w:rPr>
        <w:t xml:space="preserve"> </w:t>
      </w:r>
      <w:r w:rsidR="00EC09B0" w:rsidRPr="00053F55">
        <w:rPr>
          <w:rFonts w:ascii="Times New Roman" w:hAnsi="Times New Roman" w:cs="Times New Roman"/>
        </w:rPr>
        <w:t>operating systems.</w:t>
      </w:r>
    </w:p>
    <w:p w:rsidR="005B6F6D" w:rsidRPr="00053F55" w:rsidRDefault="00324505" w:rsidP="00EC09B0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TSAnalyzer </w:t>
      </w:r>
      <w:r w:rsidR="005B6F6D" w:rsidRPr="00053F55">
        <w:rPr>
          <w:rFonts w:ascii="Times New Roman" w:hAnsi="Times New Roman" w:cs="Times New Roman"/>
        </w:rPr>
        <w:t>is freely available as open source soft</w:t>
      </w:r>
      <w:r w:rsidR="002D3228">
        <w:rPr>
          <w:rFonts w:ascii="Times New Roman" w:hAnsi="Times New Roman" w:cs="Times New Roman"/>
        </w:rPr>
        <w:t>ware and can be downloaded from</w:t>
      </w:r>
      <w:r w:rsidR="005B6F6D" w:rsidRPr="00053F55">
        <w:rPr>
          <w:rFonts w:ascii="Times New Roman" w:hAnsi="Times New Roman" w:cs="Times New Roman"/>
        </w:rPr>
        <w:t>:</w:t>
      </w:r>
      <w:r w:rsidR="00596B57">
        <w:rPr>
          <w:rFonts w:ascii="Times New Roman" w:hAnsi="Times New Roman" w:cs="Times New Roman" w:hint="eastAsia"/>
        </w:rPr>
        <w:t>(</w:t>
      </w:r>
      <w:r w:rsidR="00596B57">
        <w:rPr>
          <w:rFonts w:ascii="Times New Roman" w:hAnsi="Times New Roman" w:cs="Times New Roman"/>
        </w:rPr>
        <w:t>upload</w:t>
      </w:r>
      <w:r w:rsidR="00596B57">
        <w:rPr>
          <w:rFonts w:ascii="Times New Roman" w:hAnsi="Times New Roman" w:cs="Times New Roman" w:hint="eastAsia"/>
        </w:rPr>
        <w:t xml:space="preserve"> to our ftp </w:t>
      </w:r>
      <w:bookmarkStart w:id="1" w:name="_GoBack"/>
      <w:r w:rsidR="00596B57">
        <w:rPr>
          <w:rFonts w:ascii="Times New Roman" w:hAnsi="Times New Roman" w:cs="Times New Roman" w:hint="eastAsia"/>
        </w:rPr>
        <w:t xml:space="preserve">server </w:t>
      </w:r>
      <w:bookmarkEnd w:id="1"/>
      <w:r w:rsidR="00596B57">
        <w:rPr>
          <w:rFonts w:ascii="Times New Roman" w:hAnsi="Times New Roman" w:cs="Times New Roman" w:hint="eastAsia"/>
        </w:rPr>
        <w:t>or can be required from the authors</w:t>
      </w:r>
      <w:ins w:id="2" w:author="yan" w:date="2016-12-12T15:05:00Z">
        <w:r w:rsidR="00F425A1">
          <w:rPr>
            <w:rFonts w:ascii="Times New Roman" w:hAnsi="Times New Roman" w:cs="Times New Roman" w:hint="eastAsia"/>
          </w:rPr>
          <w:t>???</w:t>
        </w:r>
      </w:ins>
      <w:r w:rsidR="00596B57">
        <w:rPr>
          <w:rFonts w:ascii="Times New Roman" w:hAnsi="Times New Roman" w:cs="Times New Roman" w:hint="eastAsia"/>
        </w:rPr>
        <w:t>)</w:t>
      </w:r>
    </w:p>
    <w:p w:rsidR="005B6F6D" w:rsidRPr="00053F55" w:rsidRDefault="005B6F6D" w:rsidP="00EC09B0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lastRenderedPageBreak/>
        <w:t xml:space="preserve">The </w:t>
      </w:r>
      <w:r w:rsidR="00324505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>package includes code files, icons</w:t>
      </w:r>
      <w:r w:rsidR="00596B57">
        <w:rPr>
          <w:rFonts w:ascii="Times New Roman" w:hAnsi="Times New Roman" w:cs="Times New Roman" w:hint="eastAsia"/>
        </w:rPr>
        <w:t>, examples</w:t>
      </w:r>
      <w:r w:rsidRPr="00053F55">
        <w:rPr>
          <w:rFonts w:ascii="Times New Roman" w:hAnsi="Times New Roman" w:cs="Times New Roman"/>
        </w:rPr>
        <w:t xml:space="preserve"> and documents. To install the software, the </w:t>
      </w:r>
      <w:r w:rsidR="002F2BE5">
        <w:rPr>
          <w:rFonts w:ascii="Times New Roman" w:hAnsi="Times New Roman" w:cs="Times New Roman"/>
        </w:rPr>
        <w:t xml:space="preserve">TSAnalyzer </w:t>
      </w:r>
      <w:r w:rsidR="00596B57">
        <w:rPr>
          <w:rFonts w:ascii="Times New Roman" w:hAnsi="Times New Roman" w:cs="Times New Roman" w:hint="eastAsia"/>
        </w:rPr>
        <w:t>m</w:t>
      </w:r>
      <w:r w:rsidR="002F2BE5">
        <w:rPr>
          <w:rFonts w:ascii="Times New Roman" w:hAnsi="Times New Roman" w:cs="Times New Roman"/>
        </w:rPr>
        <w:t>anual</w:t>
      </w:r>
      <w:r w:rsidRPr="00053F55">
        <w:rPr>
          <w:rFonts w:ascii="Times New Roman" w:hAnsi="Times New Roman" w:cs="Times New Roman"/>
        </w:rPr>
        <w:t xml:space="preserve"> </w:t>
      </w:r>
      <w:r w:rsidR="00596B57">
        <w:rPr>
          <w:rFonts w:ascii="Times New Roman" w:hAnsi="Times New Roman" w:cs="Times New Roman" w:hint="eastAsia"/>
        </w:rPr>
        <w:t xml:space="preserve">instruction </w:t>
      </w:r>
      <w:r w:rsidRPr="00053F55">
        <w:rPr>
          <w:rFonts w:ascii="Times New Roman" w:hAnsi="Times New Roman" w:cs="Times New Roman"/>
        </w:rPr>
        <w:t>should be carefully read and follow</w:t>
      </w:r>
      <w:r w:rsidR="00596B57">
        <w:rPr>
          <w:rFonts w:ascii="Times New Roman" w:hAnsi="Times New Roman" w:cs="Times New Roman" w:hint="eastAsia"/>
        </w:rPr>
        <w:t>ed</w:t>
      </w:r>
      <w:r w:rsidR="00B00D82">
        <w:rPr>
          <w:rFonts w:ascii="Times New Roman" w:hAnsi="Times New Roman" w:cs="Times New Roman"/>
        </w:rPr>
        <w:t>.</w:t>
      </w:r>
      <w:r w:rsidR="00EA5982" w:rsidRPr="00053F55">
        <w:rPr>
          <w:rFonts w:ascii="Times New Roman" w:hAnsi="Times New Roman" w:cs="Times New Roman"/>
        </w:rPr>
        <w:t xml:space="preserve"> By typing </w:t>
      </w:r>
      <w:r w:rsidR="00AC3930">
        <w:rPr>
          <w:rFonts w:ascii="Times New Roman" w:hAnsi="Times New Roman" w:cs="Times New Roman"/>
        </w:rPr>
        <w:t>“</w:t>
      </w:r>
      <w:r w:rsidR="00EA5982" w:rsidRPr="00053F55">
        <w:rPr>
          <w:rFonts w:ascii="Times New Roman" w:hAnsi="Times New Roman" w:cs="Times New Roman"/>
        </w:rPr>
        <w:t>python main.py</w:t>
      </w:r>
      <w:r w:rsidR="00AC3930">
        <w:rPr>
          <w:rFonts w:ascii="Times New Roman" w:hAnsi="Times New Roman" w:cs="Times New Roman"/>
        </w:rPr>
        <w:t>”</w:t>
      </w:r>
      <w:r w:rsidR="00EA5982" w:rsidRPr="00053F55">
        <w:rPr>
          <w:rFonts w:ascii="Times New Roman" w:hAnsi="Times New Roman" w:cs="Times New Roman"/>
        </w:rPr>
        <w:t xml:space="preserve"> in the command line prompt</w:t>
      </w:r>
      <w:r w:rsidR="004149D5">
        <w:rPr>
          <w:rFonts w:ascii="Times New Roman" w:hAnsi="Times New Roman" w:cs="Times New Roman"/>
        </w:rPr>
        <w:t xml:space="preserve"> or double-clicking the main.pyw</w:t>
      </w:r>
      <w:r w:rsidR="003E0475">
        <w:rPr>
          <w:rFonts w:ascii="Times New Roman" w:hAnsi="Times New Roman" w:cs="Times New Roman"/>
        </w:rPr>
        <w:t xml:space="preserve"> (</w:t>
      </w:r>
      <w:r w:rsidR="00AC3930">
        <w:rPr>
          <w:rFonts w:ascii="Times New Roman" w:hAnsi="Times New Roman" w:cs="Times New Roman" w:hint="eastAsia"/>
        </w:rPr>
        <w:t>W</w:t>
      </w:r>
      <w:r w:rsidR="003E0475">
        <w:rPr>
          <w:rFonts w:ascii="Times New Roman" w:hAnsi="Times New Roman" w:cs="Times New Roman"/>
        </w:rPr>
        <w:t xml:space="preserve">indows </w:t>
      </w:r>
      <w:r w:rsidR="00AC3930">
        <w:rPr>
          <w:rFonts w:ascii="Times New Roman" w:hAnsi="Times New Roman" w:cs="Times New Roman" w:hint="eastAsia"/>
        </w:rPr>
        <w:t>OS</w:t>
      </w:r>
      <w:r w:rsidR="003E0475">
        <w:rPr>
          <w:rFonts w:ascii="Times New Roman" w:hAnsi="Times New Roman" w:cs="Times New Roman"/>
        </w:rPr>
        <w:t>)</w:t>
      </w:r>
      <w:r w:rsidR="00AC3930">
        <w:rPr>
          <w:rFonts w:ascii="Times New Roman" w:hAnsi="Times New Roman" w:cs="Times New Roman" w:hint="eastAsia"/>
        </w:rPr>
        <w:t xml:space="preserve">, the main GUI window of </w:t>
      </w:r>
      <w:r w:rsidR="0085519B">
        <w:rPr>
          <w:rFonts w:ascii="Times New Roman" w:hAnsi="Times New Roman" w:cs="Times New Roman"/>
        </w:rPr>
        <w:t xml:space="preserve">TSAnalyzer </w:t>
      </w:r>
      <w:r w:rsidR="0085519B" w:rsidRPr="00053F55">
        <w:rPr>
          <w:rFonts w:ascii="Times New Roman" w:hAnsi="Times New Roman" w:cs="Times New Roman"/>
        </w:rPr>
        <w:t>will</w:t>
      </w:r>
      <w:r w:rsidR="00EA5982" w:rsidRPr="00053F55">
        <w:rPr>
          <w:rFonts w:ascii="Times New Roman" w:hAnsi="Times New Roman" w:cs="Times New Roman"/>
        </w:rPr>
        <w:t xml:space="preserve"> bring up</w:t>
      </w:r>
      <w:r w:rsidR="00F02B42" w:rsidRPr="00053F55">
        <w:rPr>
          <w:rFonts w:ascii="Times New Roman" w:hAnsi="Times New Roman" w:cs="Times New Roman"/>
        </w:rPr>
        <w:t xml:space="preserve"> (</w:t>
      </w:r>
      <w:r w:rsidR="00F02B42" w:rsidRPr="00053F55">
        <w:rPr>
          <w:rFonts w:ascii="Times New Roman" w:hAnsi="Times New Roman" w:cs="Times New Roman"/>
        </w:rPr>
        <w:fldChar w:fldCharType="begin"/>
      </w:r>
      <w:r w:rsidR="00F02B42" w:rsidRPr="00053F55">
        <w:rPr>
          <w:rFonts w:ascii="Times New Roman" w:hAnsi="Times New Roman" w:cs="Times New Roman"/>
        </w:rPr>
        <w:instrText xml:space="preserve"> REF _Ref462561563 \h </w:instrText>
      </w:r>
      <w:r w:rsidR="00053F55">
        <w:rPr>
          <w:rFonts w:ascii="Times New Roman" w:hAnsi="Times New Roman" w:cs="Times New Roman"/>
        </w:rPr>
        <w:instrText xml:space="preserve"> \* MERGEFORMAT </w:instrText>
      </w:r>
      <w:r w:rsidR="00F02B42" w:rsidRPr="00053F55">
        <w:rPr>
          <w:rFonts w:ascii="Times New Roman" w:hAnsi="Times New Roman" w:cs="Times New Roman"/>
        </w:rPr>
      </w:r>
      <w:r w:rsidR="00F02B42" w:rsidRPr="00053F55">
        <w:rPr>
          <w:rFonts w:ascii="Times New Roman" w:hAnsi="Times New Roman" w:cs="Times New Roman"/>
        </w:rPr>
        <w:fldChar w:fldCharType="separate"/>
      </w:r>
      <w:r w:rsidR="006B619B" w:rsidRPr="006B619B">
        <w:rPr>
          <w:rFonts w:ascii="Times New Roman" w:hAnsi="Times New Roman" w:cs="Times New Roman"/>
        </w:rPr>
        <w:t xml:space="preserve">Figure </w:t>
      </w:r>
      <w:r w:rsidR="006B619B" w:rsidRPr="006B619B">
        <w:rPr>
          <w:rFonts w:ascii="Times New Roman" w:hAnsi="Times New Roman" w:cs="Times New Roman"/>
          <w:noProof/>
        </w:rPr>
        <w:t>1</w:t>
      </w:r>
      <w:r w:rsidR="00F02B42" w:rsidRPr="00053F55">
        <w:rPr>
          <w:rFonts w:ascii="Times New Roman" w:hAnsi="Times New Roman" w:cs="Times New Roman"/>
        </w:rPr>
        <w:fldChar w:fldCharType="end"/>
      </w:r>
      <w:r w:rsidR="00F02B42" w:rsidRPr="00053F55">
        <w:rPr>
          <w:rFonts w:ascii="Times New Roman" w:hAnsi="Times New Roman" w:cs="Times New Roman"/>
        </w:rPr>
        <w:t>)</w:t>
      </w:r>
      <w:r w:rsidR="00EA5982" w:rsidRPr="00053F55">
        <w:rPr>
          <w:rFonts w:ascii="Times New Roman" w:hAnsi="Times New Roman" w:cs="Times New Roman"/>
        </w:rPr>
        <w:t>.</w:t>
      </w:r>
    </w:p>
    <w:p w:rsidR="00F02B42" w:rsidRPr="00053F55" w:rsidRDefault="00AA1AC7" w:rsidP="00F50074">
      <w:pPr>
        <w:pStyle w:val="a7"/>
        <w:keepNext/>
        <w:spacing w:before="163" w:after="163"/>
        <w:jc w:val="left"/>
        <w:rPr>
          <w:rFonts w:ascii="Times New Roman" w:eastAsiaTheme="minorEastAsia" w:hAnsi="Times New Roman" w:cs="Times New Roman"/>
          <w:sz w:val="21"/>
          <w:szCs w:val="24"/>
        </w:rPr>
      </w:pPr>
      <w:bookmarkStart w:id="3" w:name="_Ref462561563"/>
      <w:r w:rsidRPr="00053F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40846F2" wp14:editId="2C9695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53355" cy="2850515"/>
            <wp:effectExtent l="0" t="0" r="4445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1</w: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3"/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2A5A7E" w:rsidRPr="00053F55">
        <w:rPr>
          <w:rFonts w:ascii="Times New Roman" w:eastAsiaTheme="minorEastAsia" w:hAnsi="Times New Roman" w:cs="Times New Roman"/>
          <w:sz w:val="21"/>
          <w:szCs w:val="24"/>
        </w:rPr>
        <w:t>TSAnalyzer</w: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Main Window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displaying the three components of CAND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 GPS </w:t>
      </w:r>
      <w:r w:rsidR="00AC3930">
        <w:rPr>
          <w:rFonts w:ascii="Times New Roman" w:eastAsiaTheme="minorEastAsia" w:hAnsi="Times New Roman" w:cs="Times New Roman"/>
          <w:sz w:val="21"/>
          <w:szCs w:val="24"/>
        </w:rPr>
        <w:t>stations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 time series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and 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>corresponding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fit results of trend plus seasonal periods separately (in the middle plot area). The left top panel shows the available time series files, the left down panel provide</w:t>
      </w:r>
      <w:r w:rsidR="00F425A1">
        <w:rPr>
          <w:rFonts w:ascii="Times New Roman" w:eastAsiaTheme="minorEastAsia" w:hAnsi="Times New Roman" w:cs="Times New Roman" w:hint="eastAsia"/>
          <w:sz w:val="21"/>
          <w:szCs w:val="24"/>
        </w:rPr>
        <w:t>s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data 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offsets view and edit, as well as some basic statistic information of current working file. On the right of plot area is 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the 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>analysis panel and console dock. The right dialog displays the fit results.</w:t>
      </w:r>
    </w:p>
    <w:p w:rsidR="00EC1B2D" w:rsidRPr="00053F55" w:rsidRDefault="00EC1B2D" w:rsidP="008F00AA">
      <w:pPr>
        <w:spacing w:before="163" w:after="163"/>
        <w:rPr>
          <w:rFonts w:ascii="Times New Roman" w:hAnsi="Times New Roman" w:cs="Times New Roman"/>
        </w:rPr>
      </w:pPr>
    </w:p>
    <w:p w:rsidR="00EC1B2D" w:rsidRPr="00053F55" w:rsidRDefault="00EC1B2D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Features and Time Series Analysis</w:t>
      </w:r>
    </w:p>
    <w:p w:rsidR="008B7ECD" w:rsidRPr="00053F55" w:rsidRDefault="00EC1B2D" w:rsidP="00EC1B2D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functions provided by </w:t>
      </w:r>
      <w:r w:rsidR="007B3C36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>cover the least square</w:t>
      </w:r>
      <w:r w:rsidR="00F425A1">
        <w:rPr>
          <w:rFonts w:ascii="Times New Roman" w:hAnsi="Times New Roman" w:cs="Times New Roman" w:hint="eastAsia"/>
        </w:rPr>
        <w:t>s</w:t>
      </w:r>
      <w:r w:rsidR="00EA0148">
        <w:rPr>
          <w:rFonts w:ascii="Times New Roman" w:hAnsi="Times New Roman" w:cs="Times New Roman"/>
        </w:rPr>
        <w:t xml:space="preserve"> </w:t>
      </w:r>
      <w:r w:rsidRPr="00053F55">
        <w:rPr>
          <w:rFonts w:ascii="Times New Roman" w:hAnsi="Times New Roman" w:cs="Times New Roman"/>
        </w:rPr>
        <w:t>analysis, spect</w:t>
      </w:r>
      <w:r w:rsidR="008B7ECD" w:rsidRPr="00053F55">
        <w:rPr>
          <w:rFonts w:ascii="Times New Roman" w:hAnsi="Times New Roman" w:cs="Times New Roman"/>
        </w:rPr>
        <w:t xml:space="preserve">ral analysis and human-interactive </w:t>
      </w:r>
      <w:r w:rsidR="004149D5">
        <w:rPr>
          <w:rFonts w:ascii="Times New Roman" w:hAnsi="Times New Roman" w:cs="Times New Roman"/>
        </w:rPr>
        <w:t>inspecting</w:t>
      </w:r>
      <w:r w:rsidR="008B7ECD" w:rsidRPr="00053F55">
        <w:rPr>
          <w:rFonts w:ascii="Times New Roman" w:hAnsi="Times New Roman" w:cs="Times New Roman"/>
        </w:rPr>
        <w:t xml:space="preserve"> </w:t>
      </w:r>
      <w:r w:rsidR="008C1C65">
        <w:rPr>
          <w:rFonts w:ascii="Times New Roman" w:hAnsi="Times New Roman" w:cs="Times New Roman" w:hint="eastAsia"/>
        </w:rPr>
        <w:t xml:space="preserve">for </w:t>
      </w:r>
      <w:r w:rsidR="00F425A1">
        <w:rPr>
          <w:rFonts w:ascii="Times New Roman" w:hAnsi="Times New Roman" w:cs="Times New Roman" w:hint="eastAsia"/>
        </w:rPr>
        <w:t xml:space="preserve">data </w:t>
      </w:r>
      <w:r w:rsidR="008B7ECD" w:rsidRPr="00053F55">
        <w:rPr>
          <w:rFonts w:ascii="Times New Roman" w:hAnsi="Times New Roman" w:cs="Times New Roman"/>
        </w:rPr>
        <w:t xml:space="preserve">offsets. </w:t>
      </w:r>
      <w:r w:rsidR="001E1907" w:rsidRPr="00053F55">
        <w:rPr>
          <w:rFonts w:ascii="Times New Roman" w:hAnsi="Times New Roman" w:cs="Times New Roman"/>
        </w:rPr>
        <w:t xml:space="preserve">TSAnalyzer </w:t>
      </w:r>
      <w:r w:rsidR="008B7ECD" w:rsidRPr="00053F55">
        <w:rPr>
          <w:rFonts w:ascii="Times New Roman" w:hAnsi="Times New Roman" w:cs="Times New Roman"/>
        </w:rPr>
        <w:t>can</w:t>
      </w:r>
      <w:r w:rsidR="00FC3ED8">
        <w:rPr>
          <w:rFonts w:ascii="Times New Roman" w:hAnsi="Times New Roman" w:cs="Times New Roman"/>
        </w:rPr>
        <w:t xml:space="preserve"> also</w:t>
      </w:r>
      <w:r w:rsidR="008B7ECD" w:rsidRPr="00053F55">
        <w:rPr>
          <w:rFonts w:ascii="Times New Roman" w:hAnsi="Times New Roman" w:cs="Times New Roman"/>
        </w:rPr>
        <w:t xml:space="preserve"> read varieties time series </w:t>
      </w:r>
      <w:r w:rsidR="008C1C65">
        <w:rPr>
          <w:rFonts w:ascii="Times New Roman" w:hAnsi="Times New Roman" w:cs="Times New Roman" w:hint="eastAsia"/>
        </w:rPr>
        <w:t xml:space="preserve">with different data </w:t>
      </w:r>
      <w:r w:rsidR="008B7ECD" w:rsidRPr="00053F55">
        <w:rPr>
          <w:rFonts w:ascii="Times New Roman" w:hAnsi="Times New Roman" w:cs="Times New Roman"/>
        </w:rPr>
        <w:t xml:space="preserve">format </w:t>
      </w:r>
      <w:r w:rsidR="008C1C65">
        <w:rPr>
          <w:rFonts w:ascii="Times New Roman" w:hAnsi="Times New Roman" w:cs="Times New Roman" w:hint="eastAsia"/>
        </w:rPr>
        <w:t>through the</w:t>
      </w:r>
      <w:r w:rsidR="008B7ECD" w:rsidRPr="00053F55">
        <w:rPr>
          <w:rFonts w:ascii="Times New Roman" w:hAnsi="Times New Roman" w:cs="Times New Roman"/>
        </w:rPr>
        <w:t xml:space="preserve"> date conversion </w:t>
      </w:r>
      <w:r w:rsidR="00902308" w:rsidRPr="00053F55">
        <w:rPr>
          <w:rFonts w:ascii="Times New Roman" w:hAnsi="Times New Roman" w:cs="Times New Roman"/>
        </w:rPr>
        <w:t>and header comment tool</w:t>
      </w:r>
      <w:r w:rsidR="008C1C65">
        <w:rPr>
          <w:rFonts w:ascii="Times New Roman" w:hAnsi="Times New Roman" w:cs="Times New Roman" w:hint="eastAsia"/>
        </w:rPr>
        <w:t>s in the software</w:t>
      </w:r>
      <w:r w:rsidR="008B7ECD" w:rsidRPr="00053F55">
        <w:rPr>
          <w:rFonts w:ascii="Times New Roman" w:hAnsi="Times New Roman" w:cs="Times New Roman"/>
        </w:rPr>
        <w:t xml:space="preserve">. In </w:t>
      </w:r>
      <w:r w:rsidR="00242087" w:rsidRPr="00053F55">
        <w:rPr>
          <w:rFonts w:ascii="Times New Roman" w:hAnsi="Times New Roman" w:cs="Times New Roman"/>
        </w:rPr>
        <w:t>th</w:t>
      </w:r>
      <w:r w:rsidR="00242087">
        <w:rPr>
          <w:rFonts w:ascii="Times New Roman" w:hAnsi="Times New Roman" w:cs="Times New Roman" w:hint="eastAsia"/>
        </w:rPr>
        <w:t>e</w:t>
      </w:r>
      <w:r w:rsidR="00242087">
        <w:rPr>
          <w:rFonts w:ascii="Times New Roman" w:hAnsi="Times New Roman" w:cs="Times New Roman"/>
        </w:rPr>
        <w:t xml:space="preserve"> </w:t>
      </w:r>
      <w:r w:rsidR="00242087">
        <w:rPr>
          <w:rFonts w:ascii="Times New Roman" w:hAnsi="Times New Roman" w:cs="Times New Roman" w:hint="eastAsia"/>
        </w:rPr>
        <w:t>following</w:t>
      </w:r>
      <w:r w:rsidR="008B7ECD" w:rsidRPr="00053F55">
        <w:rPr>
          <w:rFonts w:ascii="Times New Roman" w:hAnsi="Times New Roman" w:cs="Times New Roman"/>
        </w:rPr>
        <w:t xml:space="preserve">, some key features </w:t>
      </w:r>
      <w:r w:rsidR="008C1C65">
        <w:rPr>
          <w:rFonts w:ascii="Times New Roman" w:hAnsi="Times New Roman" w:cs="Times New Roman" w:hint="eastAsia"/>
        </w:rPr>
        <w:t xml:space="preserve">of TSAnalyzer </w:t>
      </w:r>
      <w:r w:rsidR="008B7ECD" w:rsidRPr="00053F55">
        <w:rPr>
          <w:rFonts w:ascii="Times New Roman" w:hAnsi="Times New Roman" w:cs="Times New Roman"/>
        </w:rPr>
        <w:t xml:space="preserve">are </w:t>
      </w:r>
      <w:r w:rsidR="008C1C65">
        <w:rPr>
          <w:rFonts w:ascii="Times New Roman" w:hAnsi="Times New Roman" w:cs="Times New Roman" w:hint="eastAsia"/>
        </w:rPr>
        <w:t>introduc</w:t>
      </w:r>
      <w:r w:rsidR="008B7ECD" w:rsidRPr="00053F55">
        <w:rPr>
          <w:rFonts w:ascii="Times New Roman" w:hAnsi="Times New Roman" w:cs="Times New Roman"/>
        </w:rPr>
        <w:t>ed.</w:t>
      </w:r>
      <w:r w:rsidR="00EC09B0" w:rsidRPr="00053F55">
        <w:rPr>
          <w:rFonts w:ascii="Times New Roman" w:hAnsi="Times New Roman" w:cs="Times New Roman"/>
        </w:rPr>
        <w:t xml:space="preserve"> </w:t>
      </w:r>
    </w:p>
    <w:p w:rsidR="00EC1B2D" w:rsidRPr="0006390E" w:rsidRDefault="008B7ECD" w:rsidP="00F552A5">
      <w:pPr>
        <w:pStyle w:val="2"/>
        <w:numPr>
          <w:ilvl w:val="0"/>
          <w:numId w:val="4"/>
        </w:numPr>
        <w:spacing w:before="163" w:after="163"/>
        <w:rPr>
          <w:rFonts w:ascii="Times New Roman" w:hAnsi="Times New Roman" w:cs="Times New Roman"/>
          <w:sz w:val="28"/>
          <w:szCs w:val="24"/>
        </w:rPr>
      </w:pPr>
      <w:r w:rsidRPr="0006390E">
        <w:rPr>
          <w:rFonts w:ascii="Times New Roman" w:hAnsi="Times New Roman" w:cs="Times New Roman"/>
          <w:sz w:val="28"/>
          <w:szCs w:val="24"/>
        </w:rPr>
        <w:lastRenderedPageBreak/>
        <w:t xml:space="preserve">Time Series Visualization and Interaction </w:t>
      </w:r>
    </w:p>
    <w:p w:rsidR="008B7ECD" w:rsidRPr="00053F55" w:rsidRDefault="008C1C65" w:rsidP="008F00AA">
      <w:pPr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We all know that the GNSS</w:t>
      </w:r>
      <w:r w:rsidR="00CE04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data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 w:hint="eastAsia"/>
        </w:rPr>
        <w:t xml:space="preserve"> by different data center have the universal data format, i.e., RINEX format. While the GNSS </w:t>
      </w:r>
      <w:r>
        <w:rPr>
          <w:rFonts w:ascii="Times New Roman" w:hAnsi="Times New Roman" w:cs="Times New Roman"/>
        </w:rPr>
        <w:t>coordinate</w:t>
      </w:r>
      <w:r>
        <w:rPr>
          <w:rFonts w:ascii="Times New Roman" w:hAnsi="Times New Roman" w:cs="Times New Roman" w:hint="eastAsia"/>
        </w:rPr>
        <w:t xml:space="preserve"> time series generally have </w:t>
      </w:r>
      <w:r>
        <w:rPr>
          <w:rFonts w:ascii="Times New Roman" w:hAnsi="Times New Roman" w:cs="Times New Roman"/>
        </w:rPr>
        <w:t>differ</w:t>
      </w:r>
      <w:r>
        <w:rPr>
          <w:rFonts w:ascii="Times New Roman" w:hAnsi="Times New Roman" w:cs="Times New Roman" w:hint="eastAsia"/>
        </w:rPr>
        <w:t xml:space="preserve">ent data format, which can vary from one GNSS </w:t>
      </w:r>
      <w:r w:rsidR="0099624D">
        <w:rPr>
          <w:rFonts w:ascii="Times New Roman" w:hAnsi="Times New Roman" w:cs="Times New Roman"/>
        </w:rPr>
        <w:t>analysis</w:t>
      </w:r>
      <w:r>
        <w:rPr>
          <w:rFonts w:ascii="Times New Roman" w:hAnsi="Times New Roman" w:cs="Times New Roman" w:hint="eastAsia"/>
        </w:rPr>
        <w:t xml:space="preserve"> center to another.</w:t>
      </w:r>
      <w:r w:rsidR="00BE4C32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Till now, t</w:t>
      </w:r>
      <w:r w:rsidR="00BE4C32" w:rsidRPr="00053F55">
        <w:rPr>
          <w:rFonts w:ascii="Times New Roman" w:hAnsi="Times New Roman" w:cs="Times New Roman"/>
        </w:rPr>
        <w:t xml:space="preserve">he </w:t>
      </w:r>
      <w:r w:rsidR="00E4147B" w:rsidRPr="00053F55">
        <w:rPr>
          <w:rFonts w:ascii="Times New Roman" w:hAnsi="Times New Roman" w:cs="Times New Roman"/>
        </w:rPr>
        <w:t xml:space="preserve">TSAnalyzer </w:t>
      </w:r>
      <w:r>
        <w:rPr>
          <w:rFonts w:ascii="Times New Roman" w:hAnsi="Times New Roman" w:cs="Times New Roman" w:hint="eastAsia"/>
        </w:rPr>
        <w:t xml:space="preserve">software </w:t>
      </w:r>
      <w:r w:rsidR="00BE4C32" w:rsidRPr="00053F55">
        <w:rPr>
          <w:rFonts w:ascii="Times New Roman" w:hAnsi="Times New Roman" w:cs="Times New Roman"/>
        </w:rPr>
        <w:t xml:space="preserve">can </w:t>
      </w:r>
      <w:r>
        <w:rPr>
          <w:rFonts w:ascii="Times New Roman" w:hAnsi="Times New Roman" w:cs="Times New Roman" w:hint="eastAsia"/>
        </w:rPr>
        <w:t xml:space="preserve">recognize and </w:t>
      </w:r>
      <w:r w:rsidR="00BE4C32" w:rsidRPr="00053F55">
        <w:rPr>
          <w:rFonts w:ascii="Times New Roman" w:hAnsi="Times New Roman" w:cs="Times New Roman"/>
        </w:rPr>
        <w:t xml:space="preserve">support the </w:t>
      </w:r>
      <w:r>
        <w:rPr>
          <w:rFonts w:ascii="Times New Roman" w:hAnsi="Times New Roman" w:cs="Times New Roman" w:hint="eastAsia"/>
        </w:rPr>
        <w:t xml:space="preserve">coordinate time series </w:t>
      </w:r>
      <w:r w:rsidR="00BE4C32" w:rsidRPr="00053F55">
        <w:rPr>
          <w:rFonts w:ascii="Times New Roman" w:hAnsi="Times New Roman" w:cs="Times New Roman"/>
        </w:rPr>
        <w:t xml:space="preserve">products provided by the following </w:t>
      </w:r>
      <w:r>
        <w:rPr>
          <w:rFonts w:ascii="Times New Roman" w:hAnsi="Times New Roman" w:cs="Times New Roman" w:hint="eastAsia"/>
        </w:rPr>
        <w:t xml:space="preserve">data </w:t>
      </w:r>
      <w:r w:rsidR="00BE4C32" w:rsidRPr="00053F55">
        <w:rPr>
          <w:rFonts w:ascii="Times New Roman" w:hAnsi="Times New Roman" w:cs="Times New Roman"/>
        </w:rPr>
        <w:t>centers</w:t>
      </w:r>
      <w:r>
        <w:rPr>
          <w:rFonts w:ascii="Times New Roman" w:hAnsi="Times New Roman" w:cs="Times New Roman" w:hint="eastAsia"/>
        </w:rPr>
        <w:t xml:space="preserve"> directly</w:t>
      </w:r>
      <w:r w:rsidR="00BE4C32" w:rsidRPr="00053F55">
        <w:rPr>
          <w:rFonts w:ascii="Times New Roman" w:hAnsi="Times New Roman" w:cs="Times New Roman"/>
        </w:rPr>
        <w:t>:</w:t>
      </w:r>
    </w:p>
    <w:p w:rsidR="000D48BA" w:rsidRPr="00053F55" w:rsidRDefault="000D48BA" w:rsidP="00020E5E">
      <w:pPr>
        <w:pStyle w:val="a5"/>
        <w:numPr>
          <w:ilvl w:val="0"/>
          <w:numId w:val="2"/>
        </w:numPr>
        <w:spacing w:beforeLines="0" w:before="0" w:afterLines="0" w:after="0"/>
        <w:ind w:firstLineChars="0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Plate Boundary Observatory (PBO) format</w:t>
      </w:r>
      <w:r w:rsidR="006A780D" w:rsidRPr="00053F55">
        <w:rPr>
          <w:rFonts w:ascii="Times New Roman" w:hAnsi="Times New Roman" w:cs="Times New Roman"/>
        </w:rPr>
        <w:t xml:space="preserve"> (.pos)</w:t>
      </w:r>
    </w:p>
    <w:p w:rsidR="000D48BA" w:rsidRPr="00053F55" w:rsidRDefault="000D48BA" w:rsidP="00020E5E">
      <w:pPr>
        <w:pStyle w:val="a5"/>
        <w:numPr>
          <w:ilvl w:val="0"/>
          <w:numId w:val="2"/>
        </w:numPr>
        <w:spacing w:beforeLines="0" w:before="0" w:afterLines="0" w:after="0"/>
        <w:ind w:firstLineChars="0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NASA Jet Propulsion Laboratory (JPL) tseries format</w:t>
      </w:r>
      <w:r w:rsidR="007363C6" w:rsidRPr="00053F55">
        <w:rPr>
          <w:rFonts w:ascii="Times New Roman" w:hAnsi="Times New Roman" w:cs="Times New Roman"/>
        </w:rPr>
        <w:t xml:space="preserve"> (.tseries)</w:t>
      </w:r>
    </w:p>
    <w:p w:rsidR="000D48BA" w:rsidRPr="00053F55" w:rsidRDefault="0086066F" w:rsidP="00020E5E">
      <w:pPr>
        <w:pStyle w:val="a5"/>
        <w:numPr>
          <w:ilvl w:val="0"/>
          <w:numId w:val="2"/>
        </w:numPr>
        <w:spacing w:beforeLines="0" w:before="0" w:afterLines="0" w:after="0"/>
        <w:ind w:firstLineChars="0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NEU format described in CATS sof</w:t>
      </w:r>
      <w:r w:rsidR="00AC75D2" w:rsidRPr="00053F55">
        <w:rPr>
          <w:rFonts w:ascii="Times New Roman" w:hAnsi="Times New Roman" w:cs="Times New Roman"/>
        </w:rPr>
        <w:t xml:space="preserve">tware </w:t>
      </w:r>
      <w:r w:rsidR="00AC75D2" w:rsidRPr="00053F55">
        <w:rPr>
          <w:rFonts w:ascii="Times New Roman" w:hAnsi="Times New Roman" w:cs="Times New Roman"/>
        </w:rPr>
        <w:fldChar w:fldCharType="begin"/>
      </w:r>
      <w:r w:rsidR="00AC75D2" w:rsidRPr="00053F55">
        <w:rPr>
          <w:rFonts w:ascii="Times New Roman" w:hAnsi="Times New Roman" w:cs="Times New Roman"/>
        </w:rPr>
        <w:instrText xml:space="preserve"> ADDIN NE.Ref.{93938E51-5A72-4AE9-8DA9-68244305542F}</w:instrText>
      </w:r>
      <w:r w:rsidR="00AC75D2" w:rsidRPr="00053F55">
        <w:rPr>
          <w:rFonts w:ascii="Times New Roman" w:hAnsi="Times New Roman" w:cs="Times New Roman"/>
        </w:rPr>
        <w:fldChar w:fldCharType="separate"/>
      </w:r>
      <w:r w:rsidR="00AC75D2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(Williams, 2008)</w:t>
      </w:r>
      <w:r w:rsidR="00AC75D2" w:rsidRPr="00053F55">
        <w:rPr>
          <w:rFonts w:ascii="Times New Roman" w:hAnsi="Times New Roman" w:cs="Times New Roman"/>
        </w:rPr>
        <w:fldChar w:fldCharType="end"/>
      </w:r>
    </w:p>
    <w:p w:rsidR="00785E59" w:rsidRPr="00053F55" w:rsidRDefault="003C07C5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For other formats of </w:t>
      </w:r>
      <w:r w:rsidR="003377CC">
        <w:rPr>
          <w:rFonts w:ascii="Times New Roman" w:hAnsi="Times New Roman" w:cs="Times New Roman"/>
        </w:rPr>
        <w:t>coordinate</w:t>
      </w:r>
      <w:r w:rsidR="003377CC">
        <w:rPr>
          <w:rFonts w:ascii="Times New Roman" w:hAnsi="Times New Roman" w:cs="Times New Roman" w:hint="eastAsia"/>
        </w:rPr>
        <w:t xml:space="preserve"> </w:t>
      </w:r>
      <w:r w:rsidRPr="00053F55">
        <w:rPr>
          <w:rFonts w:ascii="Times New Roman" w:hAnsi="Times New Roman" w:cs="Times New Roman"/>
        </w:rPr>
        <w:t xml:space="preserve">time series, we provide </w:t>
      </w:r>
      <w:r w:rsidR="003377CC">
        <w:rPr>
          <w:rFonts w:ascii="Times New Roman" w:hAnsi="Times New Roman" w:cs="Times New Roman" w:hint="eastAsia"/>
        </w:rPr>
        <w:t>a H</w:t>
      </w:r>
      <w:r w:rsidRPr="00053F55">
        <w:rPr>
          <w:rFonts w:ascii="Times New Roman" w:hAnsi="Times New Roman" w:cs="Times New Roman"/>
        </w:rPr>
        <w:t xml:space="preserve">eader </w:t>
      </w:r>
      <w:r w:rsidR="003377CC">
        <w:rPr>
          <w:rFonts w:ascii="Times New Roman" w:hAnsi="Times New Roman" w:cs="Times New Roman" w:hint="eastAsia"/>
        </w:rPr>
        <w:t>C</w:t>
      </w:r>
      <w:r w:rsidRPr="00053F55">
        <w:rPr>
          <w:rFonts w:ascii="Times New Roman" w:hAnsi="Times New Roman" w:cs="Times New Roman"/>
        </w:rPr>
        <w:t xml:space="preserve">omment </w:t>
      </w:r>
      <w:r w:rsidR="003377CC">
        <w:rPr>
          <w:rFonts w:ascii="Times New Roman" w:hAnsi="Times New Roman" w:cs="Times New Roman" w:hint="eastAsia"/>
        </w:rPr>
        <w:t>T</w:t>
      </w:r>
      <w:r w:rsidRPr="00053F55">
        <w:rPr>
          <w:rFonts w:ascii="Times New Roman" w:hAnsi="Times New Roman" w:cs="Times New Roman"/>
        </w:rPr>
        <w:t>ool</w:t>
      </w:r>
      <w:r w:rsidR="003377CC">
        <w:rPr>
          <w:rFonts w:ascii="Times New Roman" w:hAnsi="Times New Roman" w:cs="Times New Roman" w:hint="eastAsia"/>
        </w:rPr>
        <w:t xml:space="preserve"> (HCT)</w:t>
      </w:r>
      <w:r w:rsidRPr="00053F55">
        <w:rPr>
          <w:rFonts w:ascii="Times New Roman" w:hAnsi="Times New Roman" w:cs="Times New Roman"/>
        </w:rPr>
        <w:t xml:space="preserve"> to </w:t>
      </w:r>
      <w:r w:rsidR="003377CC">
        <w:rPr>
          <w:rFonts w:ascii="Times New Roman" w:hAnsi="Times New Roman" w:cs="Times New Roman" w:hint="eastAsia"/>
        </w:rPr>
        <w:t>convert the input file to a suitable data format</w:t>
      </w:r>
      <w:ins w:id="4" w:author="yan" w:date="2016-12-12T15:10:00Z">
        <w:r w:rsidR="00F425A1">
          <w:rPr>
            <w:rFonts w:ascii="Times New Roman" w:hAnsi="Times New Roman" w:cs="Times New Roman" w:hint="eastAsia"/>
          </w:rPr>
          <w:t>,</w:t>
        </w:r>
      </w:ins>
      <w:r w:rsidRPr="00053F55">
        <w:rPr>
          <w:rFonts w:ascii="Times New Roman" w:hAnsi="Times New Roman" w:cs="Times New Roman"/>
        </w:rPr>
        <w:t xml:space="preserve"> </w:t>
      </w:r>
      <w:r w:rsidR="00A5519B">
        <w:rPr>
          <w:rFonts w:ascii="Times New Roman" w:hAnsi="Times New Roman" w:cs="Times New Roman"/>
        </w:rPr>
        <w:t>which</w:t>
      </w:r>
      <w:r w:rsidRPr="00053F55">
        <w:rPr>
          <w:rFonts w:ascii="Times New Roman" w:hAnsi="Times New Roman" w:cs="Times New Roman"/>
        </w:rPr>
        <w:t xml:space="preserve"> can be support</w:t>
      </w:r>
      <w:r w:rsidR="0018270E">
        <w:rPr>
          <w:rFonts w:ascii="Times New Roman" w:hAnsi="Times New Roman" w:cs="Times New Roman"/>
        </w:rPr>
        <w:t>ed</w:t>
      </w:r>
      <w:r w:rsidRPr="00053F55">
        <w:rPr>
          <w:rFonts w:ascii="Times New Roman" w:hAnsi="Times New Roman" w:cs="Times New Roman"/>
        </w:rPr>
        <w:t xml:space="preserve"> by TSAnalyzer</w:t>
      </w:r>
      <w:r w:rsidR="00903FF3" w:rsidRPr="00053F55">
        <w:rPr>
          <w:rFonts w:ascii="Times New Roman" w:hAnsi="Times New Roman" w:cs="Times New Roman"/>
        </w:rPr>
        <w:t xml:space="preserve"> (</w:t>
      </w:r>
      <w:r w:rsidR="00903FF3" w:rsidRPr="00F11E29">
        <w:rPr>
          <w:rFonts w:ascii="Times New Roman" w:hAnsi="Times New Roman" w:cs="Times New Roman"/>
          <w:szCs w:val="24"/>
        </w:rPr>
        <w:fldChar w:fldCharType="begin"/>
      </w:r>
      <w:r w:rsidR="00903FF3" w:rsidRPr="00F11E29">
        <w:rPr>
          <w:rFonts w:ascii="Times New Roman" w:hAnsi="Times New Roman" w:cs="Times New Roman"/>
          <w:szCs w:val="24"/>
        </w:rPr>
        <w:instrText xml:space="preserve"> REF _Ref465368543 \h </w:instrText>
      </w:r>
      <w:r w:rsidR="00053F55" w:rsidRPr="00F11E29">
        <w:rPr>
          <w:rFonts w:ascii="Times New Roman" w:hAnsi="Times New Roman" w:cs="Times New Roman"/>
          <w:szCs w:val="24"/>
        </w:rPr>
        <w:instrText xml:space="preserve"> \* MERGEFORMAT </w:instrText>
      </w:r>
      <w:r w:rsidR="00903FF3" w:rsidRPr="00F11E29">
        <w:rPr>
          <w:rFonts w:ascii="Times New Roman" w:hAnsi="Times New Roman" w:cs="Times New Roman"/>
          <w:szCs w:val="24"/>
        </w:rPr>
      </w:r>
      <w:r w:rsidR="00903FF3" w:rsidRPr="00F11E29">
        <w:rPr>
          <w:rFonts w:ascii="Times New Roman" w:hAnsi="Times New Roman" w:cs="Times New Roman"/>
          <w:szCs w:val="24"/>
        </w:rPr>
        <w:fldChar w:fldCharType="separate"/>
      </w:r>
      <w:r w:rsidR="006B619B" w:rsidRPr="00F11E29">
        <w:rPr>
          <w:rFonts w:ascii="Times New Roman" w:hAnsi="Times New Roman" w:cs="Times New Roman"/>
          <w:szCs w:val="24"/>
        </w:rPr>
        <w:t>Figure 2</w:t>
      </w:r>
      <w:r w:rsidR="00903FF3" w:rsidRPr="00F11E29">
        <w:rPr>
          <w:rFonts w:ascii="Times New Roman" w:hAnsi="Times New Roman" w:cs="Times New Roman"/>
          <w:szCs w:val="24"/>
        </w:rPr>
        <w:fldChar w:fldCharType="end"/>
      </w:r>
      <w:r w:rsidR="00903FF3" w:rsidRPr="00053F55">
        <w:rPr>
          <w:rFonts w:ascii="Times New Roman" w:hAnsi="Times New Roman" w:cs="Times New Roman"/>
        </w:rPr>
        <w:t>)</w:t>
      </w:r>
      <w:r w:rsidRPr="00053F55">
        <w:rPr>
          <w:rFonts w:ascii="Times New Roman" w:hAnsi="Times New Roman" w:cs="Times New Roman"/>
        </w:rPr>
        <w:t>.</w:t>
      </w:r>
      <w:r w:rsidR="00903FF3" w:rsidRPr="00053F55">
        <w:rPr>
          <w:rFonts w:ascii="Times New Roman" w:hAnsi="Times New Roman" w:cs="Times New Roman"/>
        </w:rPr>
        <w:t xml:space="preserve"> </w:t>
      </w:r>
      <w:r w:rsidR="003377CC">
        <w:rPr>
          <w:rFonts w:ascii="Times New Roman" w:hAnsi="Times New Roman" w:cs="Times New Roman" w:hint="eastAsia"/>
        </w:rPr>
        <w:t>M</w:t>
      </w:r>
      <w:r w:rsidR="00903FF3" w:rsidRPr="00053F55">
        <w:rPr>
          <w:rFonts w:ascii="Times New Roman" w:hAnsi="Times New Roman" w:cs="Times New Roman"/>
        </w:rPr>
        <w:t>ore detail</w:t>
      </w:r>
      <w:r w:rsidR="003377CC">
        <w:rPr>
          <w:rFonts w:ascii="Times New Roman" w:hAnsi="Times New Roman" w:cs="Times New Roman" w:hint="eastAsia"/>
        </w:rPr>
        <w:t>s about HCT can be found in</w:t>
      </w:r>
      <w:r w:rsidR="00242087">
        <w:rPr>
          <w:rFonts w:ascii="Times New Roman" w:hAnsi="Times New Roman" w:cs="Times New Roman"/>
        </w:rPr>
        <w:t xml:space="preserve"> </w:t>
      </w:r>
      <w:r w:rsidR="003377CC">
        <w:rPr>
          <w:rFonts w:ascii="Times New Roman" w:hAnsi="Times New Roman" w:cs="Times New Roman" w:hint="eastAsia"/>
        </w:rPr>
        <w:t>software</w:t>
      </w:r>
      <w:r w:rsidR="00903FF3" w:rsidRPr="00053F55">
        <w:rPr>
          <w:rFonts w:ascii="Times New Roman" w:hAnsi="Times New Roman" w:cs="Times New Roman"/>
        </w:rPr>
        <w:t xml:space="preserve"> user manual</w:t>
      </w:r>
      <w:r w:rsidR="00AC551A" w:rsidRPr="00053F55">
        <w:rPr>
          <w:rFonts w:ascii="Times New Roman" w:hAnsi="Times New Roman" w:cs="Times New Roman"/>
        </w:rPr>
        <w:t xml:space="preserve"> </w:t>
      </w:r>
      <w:r w:rsidR="003377CC">
        <w:rPr>
          <w:rFonts w:ascii="Times New Roman" w:hAnsi="Times New Roman" w:cs="Times New Roman" w:hint="eastAsia"/>
        </w:rPr>
        <w:t xml:space="preserve">and </w:t>
      </w:r>
      <w:r w:rsidR="00AC551A" w:rsidRPr="00053F55">
        <w:rPr>
          <w:rFonts w:ascii="Times New Roman" w:hAnsi="Times New Roman" w:cs="Times New Roman"/>
        </w:rPr>
        <w:t>tutorial</w:t>
      </w:r>
      <w:r w:rsidR="00903FF3" w:rsidRPr="00053F55">
        <w:rPr>
          <w:rFonts w:ascii="Times New Roman" w:hAnsi="Times New Roman" w:cs="Times New Roman"/>
        </w:rPr>
        <w:t>.</w:t>
      </w:r>
    </w:p>
    <w:p w:rsidR="00297779" w:rsidRPr="00053F55" w:rsidRDefault="00297779" w:rsidP="00297779">
      <w:pPr>
        <w:pStyle w:val="a7"/>
        <w:keepNext/>
        <w:spacing w:before="163" w:after="163"/>
        <w:jc w:val="center"/>
        <w:rPr>
          <w:rFonts w:ascii="Times New Roman" w:eastAsia="华文中宋" w:hAnsi="Times New Roman" w:cs="Times New Roman"/>
          <w:sz w:val="21"/>
          <w:szCs w:val="22"/>
        </w:rPr>
      </w:pPr>
      <w:bookmarkStart w:id="5" w:name="_Ref465368543"/>
      <w:r w:rsidRPr="00053F55">
        <w:rPr>
          <w:rFonts w:ascii="Times New Roman" w:eastAsia="华文中宋" w:hAnsi="Times New Roman" w:cs="Times New Roman"/>
          <w:sz w:val="21"/>
          <w:szCs w:val="22"/>
        </w:rPr>
        <w:t xml:space="preserve">Figure </w:t>
      </w:r>
      <w:r w:rsidRPr="00053F55">
        <w:rPr>
          <w:rFonts w:ascii="Times New Roman" w:eastAsia="华文中宋" w:hAnsi="Times New Roman" w:cs="Times New Roman"/>
          <w:sz w:val="21"/>
          <w:szCs w:val="22"/>
        </w:rPr>
        <w:fldChar w:fldCharType="begin"/>
      </w:r>
      <w:r w:rsidRPr="00053F55">
        <w:rPr>
          <w:rFonts w:ascii="Times New Roman" w:eastAsia="华文中宋" w:hAnsi="Times New Roman" w:cs="Times New Roman"/>
          <w:sz w:val="21"/>
          <w:szCs w:val="22"/>
        </w:rPr>
        <w:instrText xml:space="preserve"> SEQ Figure \* ARABIC </w:instrText>
      </w:r>
      <w:r w:rsidRPr="00053F55">
        <w:rPr>
          <w:rFonts w:ascii="Times New Roman" w:eastAsia="华文中宋" w:hAnsi="Times New Roman" w:cs="Times New Roman"/>
          <w:sz w:val="21"/>
          <w:szCs w:val="22"/>
        </w:rPr>
        <w:fldChar w:fldCharType="separate"/>
      </w:r>
      <w:r w:rsidR="006B619B">
        <w:rPr>
          <w:rFonts w:ascii="Times New Roman" w:eastAsia="华文中宋" w:hAnsi="Times New Roman" w:cs="Times New Roman"/>
          <w:noProof/>
          <w:sz w:val="21"/>
          <w:szCs w:val="22"/>
        </w:rPr>
        <w:t>2</w:t>
      </w:r>
      <w:r w:rsidRPr="00053F55">
        <w:rPr>
          <w:rFonts w:ascii="Times New Roman" w:eastAsia="华文中宋" w:hAnsi="Times New Roman" w:cs="Times New Roman"/>
          <w:sz w:val="21"/>
          <w:szCs w:val="22"/>
        </w:rPr>
        <w:fldChar w:fldCharType="end"/>
      </w:r>
      <w:bookmarkEnd w:id="5"/>
      <w:r w:rsidRPr="00053F55">
        <w:rPr>
          <w:rFonts w:ascii="Times New Roman" w:eastAsia="华文中宋" w:hAnsi="Times New Roman" w:cs="Times New Roman"/>
          <w:sz w:val="21"/>
          <w:szCs w:val="22"/>
        </w:rPr>
        <w:t xml:space="preserve"> TSAnalyzer Header </w:t>
      </w:r>
      <w:r w:rsidR="003377CC">
        <w:rPr>
          <w:rFonts w:ascii="Times New Roman" w:eastAsia="华文中宋" w:hAnsi="Times New Roman" w:cs="Times New Roman" w:hint="eastAsia"/>
          <w:sz w:val="21"/>
          <w:szCs w:val="22"/>
        </w:rPr>
        <w:t xml:space="preserve">Comment </w:t>
      </w:r>
      <w:r w:rsidRPr="00053F55">
        <w:rPr>
          <w:rFonts w:ascii="Times New Roman" w:eastAsia="华文中宋" w:hAnsi="Times New Roman" w:cs="Times New Roman"/>
          <w:sz w:val="21"/>
          <w:szCs w:val="22"/>
        </w:rPr>
        <w:t>Tool</w:t>
      </w:r>
    </w:p>
    <w:p w:rsidR="00F541D1" w:rsidRPr="00053F55" w:rsidRDefault="00297779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noProof/>
        </w:rPr>
        <w:drawing>
          <wp:inline distT="0" distB="0" distL="0" distR="0">
            <wp:extent cx="5262393" cy="3629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a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93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Pr="00053F55" w:rsidRDefault="003377CC" w:rsidP="000D48BA">
      <w:pPr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When</w:t>
      </w:r>
      <w:r w:rsidR="00B806CC" w:rsidRPr="00053F55">
        <w:rPr>
          <w:rFonts w:ascii="Times New Roman" w:hAnsi="Times New Roman" w:cs="Times New Roman"/>
        </w:rPr>
        <w:t xml:space="preserve"> a time series file </w:t>
      </w:r>
      <w:r>
        <w:rPr>
          <w:rFonts w:ascii="Times New Roman" w:hAnsi="Times New Roman" w:cs="Times New Roman" w:hint="eastAsia"/>
        </w:rPr>
        <w:t xml:space="preserve">was </w:t>
      </w:r>
      <w:r w:rsidR="00B806CC" w:rsidRPr="00053F55">
        <w:rPr>
          <w:rFonts w:ascii="Times New Roman" w:hAnsi="Times New Roman" w:cs="Times New Roman"/>
        </w:rPr>
        <w:t>loaded</w:t>
      </w:r>
      <w:r>
        <w:rPr>
          <w:rFonts w:ascii="Times New Roman" w:hAnsi="Times New Roman" w:cs="Times New Roman" w:hint="eastAsia"/>
        </w:rPr>
        <w:t xml:space="preserve"> successfully</w:t>
      </w:r>
      <w:r w:rsidR="00B806CC" w:rsidRPr="00053F55">
        <w:rPr>
          <w:rFonts w:ascii="Times New Roman" w:hAnsi="Times New Roman" w:cs="Times New Roman"/>
        </w:rPr>
        <w:t xml:space="preserve">, </w:t>
      </w:r>
      <w:r w:rsidR="00581787">
        <w:rPr>
          <w:rFonts w:ascii="Times New Roman" w:hAnsi="Times New Roman" w:cs="Times New Roman"/>
        </w:rPr>
        <w:t>the</w:t>
      </w:r>
      <w:r w:rsidR="00960746">
        <w:rPr>
          <w:rFonts w:ascii="Times New Roman" w:hAnsi="Times New Roman" w:cs="Times New Roman"/>
        </w:rPr>
        <w:t xml:space="preserve"> dimension(s) of</w:t>
      </w:r>
      <w:r>
        <w:rPr>
          <w:rFonts w:ascii="Times New Roman" w:hAnsi="Times New Roman" w:cs="Times New Roman" w:hint="eastAsia"/>
        </w:rPr>
        <w:t xml:space="preserve"> </w:t>
      </w:r>
      <w:r w:rsidR="0086066F" w:rsidRPr="00053F55">
        <w:rPr>
          <w:rFonts w:ascii="Times New Roman" w:hAnsi="Times New Roman" w:cs="Times New Roman"/>
        </w:rPr>
        <w:t>coordinates</w:t>
      </w:r>
      <w:r w:rsidR="00B806CC" w:rsidRPr="00053F55">
        <w:rPr>
          <w:rFonts w:ascii="Times New Roman" w:hAnsi="Times New Roman" w:cs="Times New Roman"/>
        </w:rPr>
        <w:t xml:space="preserve"> can be plot</w:t>
      </w:r>
      <w:r>
        <w:rPr>
          <w:rFonts w:ascii="Times New Roman" w:hAnsi="Times New Roman" w:cs="Times New Roman" w:hint="eastAsia"/>
        </w:rPr>
        <w:t>ted</w:t>
      </w:r>
      <w:r w:rsidR="00B806CC" w:rsidRPr="00053F55">
        <w:rPr>
          <w:rFonts w:ascii="Times New Roman" w:hAnsi="Times New Roman" w:cs="Times New Roman"/>
        </w:rPr>
        <w:t xml:space="preserve"> automatically</w:t>
      </w:r>
      <w:r>
        <w:rPr>
          <w:rFonts w:ascii="Times New Roman" w:hAnsi="Times New Roman" w:cs="Times New Roman" w:hint="eastAsia"/>
        </w:rPr>
        <w:t xml:space="preserve"> in middle dock of </w:t>
      </w:r>
      <w:r w:rsidR="0085519B">
        <w:rPr>
          <w:rFonts w:ascii="Times New Roman" w:hAnsi="Times New Roman" w:cs="Times New Roman"/>
        </w:rPr>
        <w:t>TSAnalyzer</w:t>
      </w:r>
      <w:r>
        <w:rPr>
          <w:rFonts w:ascii="Times New Roman" w:hAnsi="Times New Roman" w:cs="Times New Roman" w:hint="eastAsia"/>
        </w:rPr>
        <w:t xml:space="preserve"> software for </w:t>
      </w:r>
      <w:r>
        <w:rPr>
          <w:rFonts w:ascii="Times New Roman" w:hAnsi="Times New Roman" w:cs="Times New Roman"/>
        </w:rPr>
        <w:t>visualization</w:t>
      </w:r>
      <w:r>
        <w:rPr>
          <w:rFonts w:ascii="Times New Roman" w:hAnsi="Times New Roman" w:cs="Times New Roman" w:hint="eastAsia"/>
        </w:rPr>
        <w:t xml:space="preserve"> (Figure 1)</w:t>
      </w:r>
      <w:r w:rsidR="00B806CC" w:rsidRPr="00053F55">
        <w:rPr>
          <w:rFonts w:ascii="Times New Roman" w:hAnsi="Times New Roman" w:cs="Times New Roman"/>
        </w:rPr>
        <w:t>.</w:t>
      </w:r>
      <w:r w:rsidR="00E45AFB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We thus can do </w:t>
      </w:r>
      <w:r w:rsidR="0085519B">
        <w:rPr>
          <w:rFonts w:ascii="Times New Roman" w:hAnsi="Times New Roman" w:cs="Times New Roman"/>
        </w:rPr>
        <w:t>s</w:t>
      </w:r>
      <w:r w:rsidR="0085519B" w:rsidRPr="00053F55">
        <w:rPr>
          <w:rFonts w:ascii="Times New Roman" w:hAnsi="Times New Roman" w:cs="Times New Roman"/>
        </w:rPr>
        <w:t>ome interactive</w:t>
      </w:r>
      <w:r w:rsidR="00002D54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work </w:t>
      </w:r>
      <w:r w:rsidR="0085519B" w:rsidRPr="00053F55">
        <w:rPr>
          <w:rFonts w:ascii="Times New Roman" w:hAnsi="Times New Roman" w:cs="Times New Roman"/>
        </w:rPr>
        <w:t>with</w:t>
      </w:r>
      <w:r w:rsidR="0085519B">
        <w:rPr>
          <w:rFonts w:ascii="Times New Roman" w:hAnsi="Times New Roman" w:cs="Times New Roman"/>
        </w:rPr>
        <w:t xml:space="preserve"> these</w:t>
      </w:r>
      <w:r>
        <w:rPr>
          <w:rFonts w:ascii="Times New Roman" w:hAnsi="Times New Roman" w:cs="Times New Roman" w:hint="eastAsia"/>
        </w:rPr>
        <w:t xml:space="preserve"> coordinate figures </w:t>
      </w:r>
      <w:r>
        <w:rPr>
          <w:rFonts w:ascii="Times New Roman" w:hAnsi="Times New Roman" w:cs="Times New Roman"/>
        </w:rPr>
        <w:t>separately</w:t>
      </w:r>
      <w:r>
        <w:rPr>
          <w:rFonts w:ascii="Times New Roman" w:hAnsi="Times New Roman" w:cs="Times New Roman" w:hint="eastAsia"/>
        </w:rPr>
        <w:t xml:space="preserve"> or together at the same time</w:t>
      </w:r>
      <w:r w:rsidR="00002D54" w:rsidRPr="00053F55">
        <w:rPr>
          <w:rFonts w:ascii="Times New Roman" w:hAnsi="Times New Roman" w:cs="Times New Roman"/>
        </w:rPr>
        <w:t>.</w:t>
      </w:r>
    </w:p>
    <w:p w:rsidR="00320F9D" w:rsidRDefault="00843963" w:rsidP="000D48BA">
      <w:pPr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="00B65ADF" w:rsidRPr="00053F55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 w:hint="eastAsia"/>
        </w:rPr>
        <w:t xml:space="preserve">most important </w:t>
      </w:r>
      <w:r w:rsidR="00B65ADF" w:rsidRPr="00053F55">
        <w:rPr>
          <w:rFonts w:ascii="Times New Roman" w:hAnsi="Times New Roman" w:cs="Times New Roman"/>
        </w:rPr>
        <w:t xml:space="preserve">key feature in </w:t>
      </w:r>
      <w:r w:rsidR="00002D54" w:rsidRPr="00053F55">
        <w:rPr>
          <w:rFonts w:ascii="Times New Roman" w:hAnsi="Times New Roman" w:cs="Times New Roman"/>
        </w:rPr>
        <w:t xml:space="preserve">TSAnalyzer </w:t>
      </w:r>
      <w:r w:rsidR="00B65ADF" w:rsidRPr="00053F55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 w:hint="eastAsia"/>
        </w:rPr>
        <w:t xml:space="preserve">to do </w:t>
      </w:r>
      <w:r w:rsidR="00B65ADF" w:rsidRPr="00053F55">
        <w:rPr>
          <w:rFonts w:ascii="Times New Roman" w:hAnsi="Times New Roman" w:cs="Times New Roman"/>
        </w:rPr>
        <w:t xml:space="preserve">interactive </w:t>
      </w:r>
      <w:r>
        <w:rPr>
          <w:rFonts w:ascii="Times New Roman" w:hAnsi="Times New Roman" w:cs="Times New Roman" w:hint="eastAsia"/>
        </w:rPr>
        <w:t xml:space="preserve">work </w:t>
      </w:r>
      <w:r w:rsidR="00B65ADF" w:rsidRPr="00053F55">
        <w:rPr>
          <w:rFonts w:ascii="Times New Roman" w:hAnsi="Times New Roman" w:cs="Times New Roman"/>
        </w:rPr>
        <w:t xml:space="preserve">for detecting </w:t>
      </w:r>
      <w:r>
        <w:rPr>
          <w:rFonts w:ascii="Times New Roman" w:hAnsi="Times New Roman" w:cs="Times New Roman" w:hint="eastAsia"/>
        </w:rPr>
        <w:t xml:space="preserve">and repairing data </w:t>
      </w:r>
      <w:r w:rsidR="00B65ADF" w:rsidRPr="00053F55">
        <w:rPr>
          <w:rFonts w:ascii="Times New Roman" w:hAnsi="Times New Roman" w:cs="Times New Roman"/>
        </w:rPr>
        <w:t xml:space="preserve">offsets manually. </w:t>
      </w:r>
      <w:r>
        <w:rPr>
          <w:rFonts w:ascii="Times New Roman" w:hAnsi="Times New Roman" w:cs="Times New Roman" w:hint="eastAsia"/>
        </w:rPr>
        <w:t xml:space="preserve">Due to the earthquake, </w:t>
      </w:r>
      <w:r>
        <w:rPr>
          <w:rFonts w:ascii="Times New Roman" w:hAnsi="Times New Roman" w:cs="Times New Roman"/>
        </w:rPr>
        <w:t>instrument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interrupt</w:t>
      </w:r>
      <w:r>
        <w:rPr>
          <w:rFonts w:ascii="Times New Roman" w:hAnsi="Times New Roman" w:cs="Times New Roman" w:hint="eastAsia"/>
        </w:rPr>
        <w:t xml:space="preserve">ion and any other reasons, generally the GNSS </w:t>
      </w:r>
      <w:r>
        <w:rPr>
          <w:rFonts w:ascii="Times New Roman" w:hAnsi="Times New Roman" w:cs="Times New Roman"/>
        </w:rPr>
        <w:t>coordinate</w:t>
      </w:r>
      <w:r>
        <w:rPr>
          <w:rFonts w:ascii="Times New Roman" w:hAnsi="Times New Roman" w:cs="Times New Roman" w:hint="eastAsia"/>
        </w:rPr>
        <w:t xml:space="preserve"> time series will hold some data offset, which will affect the further post-analysis. </w:t>
      </w:r>
      <w:r w:rsidR="0085519B">
        <w:rPr>
          <w:rFonts w:ascii="Times New Roman" w:hAnsi="Times New Roman" w:cs="Times New Roman"/>
        </w:rPr>
        <w:t>Thus,</w:t>
      </w:r>
      <w:r>
        <w:rPr>
          <w:rFonts w:ascii="Times New Roman" w:hAnsi="Times New Roman" w:cs="Times New Roman" w:hint="eastAsia"/>
        </w:rPr>
        <w:t xml:space="preserve"> these data offsets must be first detected and removed. Though t</w:t>
      </w:r>
      <w:r w:rsidR="00B65ADF" w:rsidRPr="00053F55">
        <w:rPr>
          <w:rFonts w:ascii="Times New Roman" w:hAnsi="Times New Roman" w:cs="Times New Roman"/>
        </w:rPr>
        <w:t xml:space="preserve">here </w:t>
      </w:r>
      <w:r>
        <w:rPr>
          <w:rFonts w:ascii="Times New Roman" w:hAnsi="Times New Roman" w:cs="Times New Roman" w:hint="eastAsia"/>
        </w:rPr>
        <w:t>are</w:t>
      </w:r>
      <w:r w:rsidR="00B65ADF" w:rsidRPr="00053F55">
        <w:rPr>
          <w:rFonts w:ascii="Times New Roman" w:hAnsi="Times New Roman" w:cs="Times New Roman"/>
        </w:rPr>
        <w:t xml:space="preserve"> some mathematical theories </w:t>
      </w:r>
      <w:r>
        <w:rPr>
          <w:rFonts w:ascii="Times New Roman" w:hAnsi="Times New Roman" w:cs="Times New Roman" w:hint="eastAsia"/>
        </w:rPr>
        <w:t xml:space="preserve">presented </w:t>
      </w:r>
      <w:r w:rsidR="00B65ADF" w:rsidRPr="00053F55">
        <w:rPr>
          <w:rFonts w:ascii="Times New Roman" w:hAnsi="Times New Roman" w:cs="Times New Roman"/>
        </w:rPr>
        <w:t>for auto detect</w:t>
      </w:r>
      <w:r w:rsidR="002E670B">
        <w:rPr>
          <w:rFonts w:ascii="Times New Roman" w:hAnsi="Times New Roman" w:cs="Times New Roman"/>
        </w:rPr>
        <w:t>ing</w:t>
      </w:r>
      <w:r w:rsidR="00B65ADF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these offsets</w:t>
      </w:r>
      <w:r w:rsidR="00B65ADF" w:rsidRPr="00053F55">
        <w:rPr>
          <w:rFonts w:ascii="Times New Roman" w:hAnsi="Times New Roman" w:cs="Times New Roman"/>
        </w:rPr>
        <w:t xml:space="preserve"> in GNSS position time series</w:t>
      </w:r>
      <w:r w:rsidR="002D3228">
        <w:rPr>
          <w:rFonts w:ascii="Times New Roman" w:hAnsi="Times New Roman" w:cs="Times New Roman"/>
        </w:rPr>
        <w:t xml:space="preserve"> </w:t>
      </w:r>
      <w:r w:rsidR="0056344B" w:rsidRPr="00053F55">
        <w:rPr>
          <w:rFonts w:ascii="Times New Roman" w:hAnsi="Times New Roman" w:cs="Times New Roman"/>
        </w:rPr>
        <w:fldChar w:fldCharType="begin"/>
      </w:r>
      <w:r w:rsidR="0056344B" w:rsidRPr="00053F55">
        <w:rPr>
          <w:rFonts w:ascii="Times New Roman" w:hAnsi="Times New Roman" w:cs="Times New Roman"/>
        </w:rPr>
        <w:instrText xml:space="preserve"> ADDIN NE.Ref.{C4716A62-847C-4B29-B98A-FF48EE6D6E9E}</w:instrText>
      </w:r>
      <w:r w:rsidR="0056344B" w:rsidRPr="00053F55">
        <w:rPr>
          <w:rFonts w:ascii="Times New Roman" w:hAnsi="Times New Roman" w:cs="Times New Roman"/>
        </w:rPr>
        <w:fldChar w:fldCharType="separate"/>
      </w:r>
      <w:r w:rsidR="0056344B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(Gazeaux and Williams et al., 2013)</w:t>
      </w:r>
      <w:r w:rsidR="0056344B" w:rsidRPr="00053F55">
        <w:rPr>
          <w:rFonts w:ascii="Times New Roman" w:hAnsi="Times New Roman" w:cs="Times New Roman"/>
        </w:rPr>
        <w:fldChar w:fldCharType="end"/>
      </w:r>
      <w:r w:rsidR="00B65ADF" w:rsidRPr="00053F55">
        <w:rPr>
          <w:rFonts w:ascii="Times New Roman" w:hAnsi="Times New Roman" w:cs="Times New Roman"/>
        </w:rPr>
        <w:t>, the most accurate and efficient method is still manual</w:t>
      </w:r>
      <w:r w:rsidR="00D55836">
        <w:rPr>
          <w:rFonts w:ascii="Times New Roman" w:hAnsi="Times New Roman" w:cs="Times New Roman"/>
        </w:rPr>
        <w:t xml:space="preserve"> inspection. </w:t>
      </w:r>
      <w:r w:rsidR="00FD1862" w:rsidRPr="00053F55">
        <w:rPr>
          <w:rFonts w:ascii="Times New Roman" w:hAnsi="Times New Roman" w:cs="Times New Roman"/>
        </w:rPr>
        <w:t xml:space="preserve">TSAnalyzer </w:t>
      </w:r>
      <w:r w:rsidR="005A3FA0" w:rsidRPr="00053F55">
        <w:rPr>
          <w:rFonts w:ascii="Times New Roman" w:hAnsi="Times New Roman" w:cs="Times New Roman"/>
        </w:rPr>
        <w:t xml:space="preserve">provides four types </w:t>
      </w:r>
      <w:r>
        <w:rPr>
          <w:rFonts w:ascii="Times New Roman" w:hAnsi="Times New Roman" w:cs="Times New Roman" w:hint="eastAsia"/>
        </w:rPr>
        <w:t xml:space="preserve">of </w:t>
      </w:r>
      <w:r w:rsidR="005A3FA0" w:rsidRPr="00053F55">
        <w:rPr>
          <w:rFonts w:ascii="Times New Roman" w:hAnsi="Times New Roman" w:cs="Times New Roman"/>
        </w:rPr>
        <w:t>offsets</w:t>
      </w:r>
      <w:r>
        <w:rPr>
          <w:rFonts w:ascii="Times New Roman" w:hAnsi="Times New Roman" w:cs="Times New Roman" w:hint="eastAsia"/>
        </w:rPr>
        <w:t xml:space="preserve"> detection and remov</w:t>
      </w:r>
      <w:r w:rsidR="00097890">
        <w:rPr>
          <w:rFonts w:ascii="Times New Roman" w:hAnsi="Times New Roman" w:cs="Times New Roman"/>
        </w:rPr>
        <w:t>al</w:t>
      </w:r>
      <w:r w:rsidR="005A3FA0" w:rsidRPr="00053F5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i.e., </w:t>
      </w:r>
      <w:r w:rsidR="005A3FA0" w:rsidRPr="00053F55">
        <w:rPr>
          <w:rFonts w:ascii="Times New Roman" w:hAnsi="Times New Roman" w:cs="Times New Roman"/>
        </w:rPr>
        <w:t xml:space="preserve">equipment </w:t>
      </w:r>
      <w:r w:rsidR="00BC5EA6" w:rsidRPr="00053F55">
        <w:rPr>
          <w:rFonts w:ascii="Times New Roman" w:hAnsi="Times New Roman" w:cs="Times New Roman"/>
        </w:rPr>
        <w:t>changes</w:t>
      </w:r>
      <w:r>
        <w:rPr>
          <w:rFonts w:ascii="Times New Roman" w:hAnsi="Times New Roman" w:cs="Times New Roman" w:hint="eastAsia"/>
        </w:rPr>
        <w:t xml:space="preserve"> offset</w:t>
      </w:r>
      <w:r w:rsidR="005A3FA0" w:rsidRPr="00053F5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offset induced by </w:t>
      </w:r>
      <w:r w:rsidR="005A3FA0" w:rsidRPr="00053F55">
        <w:rPr>
          <w:rFonts w:ascii="Times New Roman" w:hAnsi="Times New Roman" w:cs="Times New Roman"/>
        </w:rPr>
        <w:t>co-seismic deformation</w:t>
      </w:r>
      <w:r w:rsidR="00BC5EA6" w:rsidRPr="00053F55">
        <w:rPr>
          <w:rFonts w:ascii="Times New Roman" w:hAnsi="Times New Roman" w:cs="Times New Roman"/>
        </w:rPr>
        <w:t>s</w:t>
      </w:r>
      <w:r w:rsidR="005A3FA0" w:rsidRPr="00053F5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offset caused by </w:t>
      </w:r>
      <w:r w:rsidR="005A3FA0" w:rsidRPr="00053F55">
        <w:rPr>
          <w:rFonts w:ascii="Times New Roman" w:hAnsi="Times New Roman" w:cs="Times New Roman"/>
        </w:rPr>
        <w:t>post-seismic relaxation</w:t>
      </w:r>
      <w:r w:rsidR="00BC5EA6" w:rsidRPr="00053F5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with</w:t>
      </w:r>
      <w:r w:rsidR="005A3FA0" w:rsidRPr="00053F55">
        <w:rPr>
          <w:rFonts w:ascii="Times New Roman" w:hAnsi="Times New Roman" w:cs="Times New Roman"/>
        </w:rPr>
        <w:t xml:space="preserve"> logarithmic and exponent decay</w:t>
      </w:r>
      <w:r>
        <w:rPr>
          <w:rFonts w:ascii="Times New Roman" w:hAnsi="Times New Roman" w:cs="Times New Roman" w:hint="eastAsia"/>
        </w:rPr>
        <w:t xml:space="preserve">, respectively </w:t>
      </w:r>
      <w:r w:rsidR="00347236" w:rsidRPr="00053F55">
        <w:rPr>
          <w:rFonts w:ascii="Times New Roman" w:hAnsi="Times New Roman" w:cs="Times New Roman"/>
        </w:rPr>
        <w:t>(</w:t>
      </w:r>
      <w:r w:rsidR="008F51A7" w:rsidRPr="007A24C2">
        <w:rPr>
          <w:rFonts w:ascii="Times New Roman" w:hAnsi="Times New Roman" w:cs="Times New Roman"/>
          <w:szCs w:val="24"/>
        </w:rPr>
        <w:fldChar w:fldCharType="begin"/>
      </w:r>
      <w:r w:rsidR="008F51A7" w:rsidRPr="007A24C2">
        <w:rPr>
          <w:rFonts w:ascii="Times New Roman" w:hAnsi="Times New Roman" w:cs="Times New Roman"/>
          <w:szCs w:val="24"/>
        </w:rPr>
        <w:instrText xml:space="preserve"> REF _Ref462520045 \h </w:instrText>
      </w:r>
      <w:r w:rsidR="00053F55" w:rsidRPr="007A24C2">
        <w:rPr>
          <w:rFonts w:ascii="Times New Roman" w:hAnsi="Times New Roman" w:cs="Times New Roman"/>
          <w:szCs w:val="24"/>
        </w:rPr>
        <w:instrText xml:space="preserve"> \* MERGEFORMAT </w:instrText>
      </w:r>
      <w:r w:rsidR="008F51A7" w:rsidRPr="007A24C2">
        <w:rPr>
          <w:rFonts w:ascii="Times New Roman" w:hAnsi="Times New Roman" w:cs="Times New Roman"/>
          <w:szCs w:val="24"/>
        </w:rPr>
      </w:r>
      <w:r w:rsidR="008F51A7" w:rsidRPr="007A24C2">
        <w:rPr>
          <w:rFonts w:ascii="Times New Roman" w:hAnsi="Times New Roman" w:cs="Times New Roman"/>
          <w:szCs w:val="24"/>
        </w:rPr>
        <w:fldChar w:fldCharType="separate"/>
      </w:r>
      <w:r w:rsidR="006B619B" w:rsidRPr="007A24C2">
        <w:rPr>
          <w:rFonts w:ascii="Times New Roman" w:eastAsiaTheme="minorEastAsia" w:hAnsi="Times New Roman" w:cs="Times New Roman"/>
          <w:szCs w:val="24"/>
        </w:rPr>
        <w:t xml:space="preserve">Figure </w:t>
      </w:r>
      <w:r w:rsidR="006B619B" w:rsidRPr="007A24C2">
        <w:rPr>
          <w:rFonts w:ascii="Times New Roman" w:eastAsiaTheme="minorEastAsia" w:hAnsi="Times New Roman" w:cs="Times New Roman"/>
          <w:noProof/>
          <w:szCs w:val="24"/>
        </w:rPr>
        <w:t>3</w:t>
      </w:r>
      <w:r w:rsidR="008F51A7" w:rsidRPr="007A24C2">
        <w:rPr>
          <w:rFonts w:ascii="Times New Roman" w:hAnsi="Times New Roman" w:cs="Times New Roman"/>
          <w:szCs w:val="24"/>
        </w:rPr>
        <w:fldChar w:fldCharType="end"/>
      </w:r>
      <w:r w:rsidR="00347236" w:rsidRPr="007A24C2">
        <w:rPr>
          <w:rFonts w:ascii="Times New Roman" w:hAnsi="Times New Roman" w:cs="Times New Roman"/>
          <w:szCs w:val="24"/>
        </w:rPr>
        <w:fldChar w:fldCharType="begin"/>
      </w:r>
      <w:r w:rsidR="00347236" w:rsidRPr="007A24C2">
        <w:rPr>
          <w:rFonts w:ascii="Times New Roman" w:hAnsi="Times New Roman" w:cs="Times New Roman"/>
          <w:szCs w:val="24"/>
        </w:rPr>
        <w:instrText xml:space="preserve"> REF _Ref462520291 \h </w:instrText>
      </w:r>
      <w:r w:rsidR="00053F55" w:rsidRPr="007A24C2">
        <w:rPr>
          <w:rFonts w:ascii="Times New Roman" w:hAnsi="Times New Roman" w:cs="Times New Roman"/>
          <w:szCs w:val="24"/>
        </w:rPr>
        <w:instrText xml:space="preserve"> \* MERGEFORMAT </w:instrText>
      </w:r>
      <w:r w:rsidR="00347236" w:rsidRPr="007A24C2">
        <w:rPr>
          <w:rFonts w:ascii="Times New Roman" w:hAnsi="Times New Roman" w:cs="Times New Roman"/>
          <w:szCs w:val="24"/>
        </w:rPr>
      </w:r>
      <w:r w:rsidR="00347236" w:rsidRPr="007A24C2">
        <w:rPr>
          <w:rFonts w:ascii="Times New Roman" w:hAnsi="Times New Roman" w:cs="Times New Roman"/>
          <w:szCs w:val="24"/>
        </w:rPr>
        <w:fldChar w:fldCharType="end"/>
      </w:r>
      <w:r w:rsidR="00347236" w:rsidRPr="007A24C2">
        <w:rPr>
          <w:rFonts w:ascii="Times New Roman" w:hAnsi="Times New Roman" w:cs="Times New Roman"/>
          <w:szCs w:val="24"/>
        </w:rPr>
        <w:t>)</w:t>
      </w:r>
      <w:r w:rsidR="005A3FA0" w:rsidRPr="00053F55">
        <w:rPr>
          <w:rFonts w:ascii="Times New Roman" w:hAnsi="Times New Roman" w:cs="Times New Roman"/>
        </w:rPr>
        <w:t>.</w:t>
      </w:r>
      <w:r w:rsidR="00BC5EA6" w:rsidRPr="00053F55">
        <w:rPr>
          <w:rFonts w:ascii="Times New Roman" w:hAnsi="Times New Roman" w:cs="Times New Roman"/>
        </w:rPr>
        <w:t xml:space="preserve"> </w:t>
      </w:r>
      <w:r w:rsidR="00A51F4C">
        <w:rPr>
          <w:rFonts w:ascii="Times New Roman" w:hAnsi="Times New Roman" w:cs="Times New Roman"/>
        </w:rPr>
        <w:t>TSAnalyzer also design a json format in text format to record these offsets event, and can be loaded.</w:t>
      </w:r>
      <w:r w:rsidR="00696244">
        <w:rPr>
          <w:rFonts w:ascii="Times New Roman" w:hAnsi="Times New Roman" w:cs="Times New Roman" w:hint="eastAsia"/>
        </w:rPr>
        <w:t xml:space="preserve"> </w:t>
      </w:r>
      <w:r w:rsidR="00347236" w:rsidRPr="00053F55">
        <w:rPr>
          <w:rFonts w:ascii="Times New Roman" w:hAnsi="Times New Roman" w:cs="Times New Roman"/>
        </w:rPr>
        <w:t>After the offsets file loaded</w:t>
      </w:r>
      <w:r w:rsidR="00347236" w:rsidRPr="00320F9D">
        <w:rPr>
          <w:rFonts w:ascii="Times New Roman" w:hAnsi="Times New Roman" w:cs="Times New Roman"/>
        </w:rPr>
        <w:t>,</w:t>
      </w:r>
      <w:r w:rsidR="00347236" w:rsidRPr="00053F55">
        <w:rPr>
          <w:rFonts w:ascii="Times New Roman" w:hAnsi="Times New Roman" w:cs="Times New Roman"/>
        </w:rPr>
        <w:t xml:space="preserve"> it will plot the breaks in different color</w:t>
      </w:r>
      <w:r w:rsidR="00F425A1">
        <w:rPr>
          <w:rFonts w:ascii="Times New Roman" w:hAnsi="Times New Roman" w:cs="Times New Roman" w:hint="eastAsia"/>
        </w:rPr>
        <w:t xml:space="preserve"> lines</w:t>
      </w:r>
      <w:r w:rsidR="00347236" w:rsidRPr="00053F55">
        <w:rPr>
          <w:rFonts w:ascii="Times New Roman" w:hAnsi="Times New Roman" w:cs="Times New Roman"/>
        </w:rPr>
        <w:t>, blue</w:t>
      </w:r>
      <w:r w:rsidR="00F425A1">
        <w:rPr>
          <w:rFonts w:ascii="Times New Roman" w:hAnsi="Times New Roman" w:cs="Times New Roman" w:hint="eastAsia"/>
        </w:rPr>
        <w:t xml:space="preserve"> line</w:t>
      </w:r>
      <w:r w:rsidR="00347236" w:rsidRPr="00053F55">
        <w:rPr>
          <w:rFonts w:ascii="Times New Roman" w:hAnsi="Times New Roman" w:cs="Times New Roman"/>
        </w:rPr>
        <w:t xml:space="preserve"> stands for equipment event, and red </w:t>
      </w:r>
      <w:r w:rsidR="00F425A1">
        <w:rPr>
          <w:rFonts w:ascii="Times New Roman" w:hAnsi="Times New Roman" w:cs="Times New Roman" w:hint="eastAsia"/>
        </w:rPr>
        <w:t xml:space="preserve">line </w:t>
      </w:r>
      <w:r w:rsidR="00347236" w:rsidRPr="00053F55">
        <w:rPr>
          <w:rFonts w:ascii="Times New Roman" w:hAnsi="Times New Roman" w:cs="Times New Roman"/>
        </w:rPr>
        <w:t>means earthquake eruption. One can also add offsets if the offsets information is not complete.</w:t>
      </w:r>
      <w:r w:rsidR="00320F9D">
        <w:rPr>
          <w:rFonts w:ascii="Times New Roman" w:hAnsi="Times New Roman" w:cs="Times New Roman"/>
        </w:rPr>
        <w:t xml:space="preserve"> TSAnalyzer provides picking offsets directly on figures and modifying them</w:t>
      </w:r>
      <w:r w:rsidR="00CF1BF4">
        <w:rPr>
          <w:rFonts w:ascii="Times New Roman" w:hAnsi="Times New Roman" w:cs="Times New Roman"/>
        </w:rPr>
        <w:t xml:space="preserve"> </w:t>
      </w:r>
      <w:r w:rsidR="00320F9D">
        <w:rPr>
          <w:rFonts w:ascii="Times New Roman" w:hAnsi="Times New Roman" w:cs="Times New Roman"/>
        </w:rPr>
        <w:t xml:space="preserve">on the </w:t>
      </w:r>
      <w:r w:rsidR="000D1EC3">
        <w:rPr>
          <w:rFonts w:ascii="Times New Roman" w:hAnsi="Times New Roman" w:cs="Times New Roman"/>
        </w:rPr>
        <w:t>offsets list</w:t>
      </w:r>
      <w:r w:rsidR="009E3EC6">
        <w:rPr>
          <w:rFonts w:ascii="Times New Roman" w:hAnsi="Times New Roman" w:cs="Times New Roman" w:hint="eastAsia"/>
        </w:rPr>
        <w:t xml:space="preserve"> (left down panel in Figure 3)</w:t>
      </w:r>
      <w:r w:rsidR="00320F9D">
        <w:rPr>
          <w:rFonts w:ascii="Times New Roman" w:hAnsi="Times New Roman" w:cs="Times New Roman"/>
        </w:rPr>
        <w:t xml:space="preserve"> by double-click</w:t>
      </w:r>
      <w:r w:rsidR="00191A9D">
        <w:rPr>
          <w:rFonts w:ascii="Times New Roman" w:hAnsi="Times New Roman" w:cs="Times New Roman"/>
        </w:rPr>
        <w:t xml:space="preserve"> </w:t>
      </w:r>
      <w:r w:rsidR="009E3EC6">
        <w:rPr>
          <w:rFonts w:ascii="Times New Roman" w:hAnsi="Times New Roman" w:cs="Times New Roman" w:hint="eastAsia"/>
        </w:rPr>
        <w:t xml:space="preserve">the specific event </w:t>
      </w:r>
      <w:r w:rsidR="00191A9D" w:rsidRPr="00191A9D">
        <w:rPr>
          <w:rFonts w:ascii="Times New Roman" w:hAnsi="Times New Roman" w:cs="Times New Roman"/>
          <w:szCs w:val="24"/>
        </w:rPr>
        <w:t>(</w:t>
      </w:r>
      <w:r w:rsidR="00191A9D" w:rsidRPr="00191A9D">
        <w:rPr>
          <w:rFonts w:ascii="Times New Roman" w:hAnsi="Times New Roman" w:cs="Times New Roman"/>
          <w:szCs w:val="24"/>
        </w:rPr>
        <w:fldChar w:fldCharType="begin"/>
      </w:r>
      <w:r w:rsidR="00191A9D" w:rsidRPr="00191A9D">
        <w:rPr>
          <w:rFonts w:ascii="Times New Roman" w:hAnsi="Times New Roman" w:cs="Times New Roman"/>
          <w:szCs w:val="24"/>
        </w:rPr>
        <w:instrText xml:space="preserve"> REF _Ref462520045 \h </w:instrText>
      </w:r>
      <w:r w:rsidR="00191A9D">
        <w:rPr>
          <w:rFonts w:ascii="Times New Roman" w:hAnsi="Times New Roman" w:cs="Times New Roman"/>
          <w:szCs w:val="24"/>
        </w:rPr>
        <w:instrText xml:space="preserve"> \* MERGEFORMAT </w:instrText>
      </w:r>
      <w:r w:rsidR="00191A9D" w:rsidRPr="00191A9D">
        <w:rPr>
          <w:rFonts w:ascii="Times New Roman" w:hAnsi="Times New Roman" w:cs="Times New Roman"/>
          <w:szCs w:val="24"/>
        </w:rPr>
      </w:r>
      <w:r w:rsidR="00191A9D" w:rsidRPr="00191A9D">
        <w:rPr>
          <w:rFonts w:ascii="Times New Roman" w:hAnsi="Times New Roman" w:cs="Times New Roman"/>
          <w:szCs w:val="24"/>
        </w:rPr>
        <w:fldChar w:fldCharType="separate"/>
      </w:r>
      <w:r w:rsidR="00191A9D" w:rsidRPr="00191A9D">
        <w:rPr>
          <w:rFonts w:ascii="Times New Roman" w:eastAsiaTheme="minorEastAsia" w:hAnsi="Times New Roman" w:cs="Times New Roman"/>
          <w:szCs w:val="24"/>
        </w:rPr>
        <w:t xml:space="preserve">Figure </w:t>
      </w:r>
      <w:r w:rsidR="00191A9D" w:rsidRPr="00191A9D">
        <w:rPr>
          <w:rFonts w:ascii="Times New Roman" w:eastAsiaTheme="minorEastAsia" w:hAnsi="Times New Roman" w:cs="Times New Roman"/>
          <w:noProof/>
          <w:szCs w:val="24"/>
        </w:rPr>
        <w:t>3</w:t>
      </w:r>
      <w:r w:rsidR="00191A9D" w:rsidRPr="00191A9D">
        <w:rPr>
          <w:rFonts w:ascii="Times New Roman" w:hAnsi="Times New Roman" w:cs="Times New Roman"/>
          <w:szCs w:val="24"/>
        </w:rPr>
        <w:fldChar w:fldCharType="end"/>
      </w:r>
      <w:r w:rsidR="006E1781">
        <w:rPr>
          <w:rFonts w:ascii="Times New Roman" w:hAnsi="Times New Roman" w:cs="Times New Roman"/>
          <w:szCs w:val="24"/>
        </w:rPr>
        <w:t>b</w:t>
      </w:r>
      <w:r w:rsidR="00191A9D">
        <w:rPr>
          <w:rFonts w:ascii="Times New Roman" w:hAnsi="Times New Roman" w:cs="Times New Roman"/>
        </w:rPr>
        <w:t>)</w:t>
      </w:r>
      <w:r w:rsidR="00320F9D">
        <w:rPr>
          <w:rFonts w:ascii="Times New Roman" w:hAnsi="Times New Roman" w:cs="Times New Roman"/>
        </w:rPr>
        <w:t>.</w:t>
      </w:r>
      <w:r w:rsidR="00347236" w:rsidRPr="00053F55">
        <w:rPr>
          <w:rFonts w:ascii="Times New Roman" w:hAnsi="Times New Roman" w:cs="Times New Roman"/>
        </w:rPr>
        <w:t xml:space="preserve"> </w:t>
      </w:r>
    </w:p>
    <w:p w:rsidR="00C671FB" w:rsidRPr="00053F55" w:rsidRDefault="00C671FB" w:rsidP="00C671FB">
      <w:pPr>
        <w:pStyle w:val="a7"/>
        <w:keepNext/>
        <w:spacing w:before="163" w:after="163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6" w:name="_Ref462520045"/>
      <w:bookmarkStart w:id="7" w:name="_Ref469250555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3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6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Offsets Selection</w:t>
      </w:r>
      <w:bookmarkEnd w:id="7"/>
    </w:p>
    <w:tbl>
      <w:tblPr>
        <w:tblStyle w:val="a6"/>
        <w:tblW w:w="105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0"/>
        <w:gridCol w:w="5318"/>
      </w:tblGrid>
      <w:tr w:rsidR="00C671FB" w:rsidRPr="00053F55" w:rsidTr="00C671FB">
        <w:trPr>
          <w:jc w:val="center"/>
        </w:trPr>
        <w:tc>
          <w:tcPr>
            <w:tcW w:w="5272" w:type="dxa"/>
            <w:vAlign w:val="center"/>
          </w:tcPr>
          <w:p w:rsidR="00C671FB" w:rsidRPr="00053F55" w:rsidRDefault="00C671FB" w:rsidP="00C671FB">
            <w:pPr>
              <w:pStyle w:val="a5"/>
              <w:numPr>
                <w:ilvl w:val="0"/>
                <w:numId w:val="3"/>
              </w:numPr>
              <w:spacing w:beforeLines="0" w:before="0" w:afterLines="0" w:after="0" w:line="240" w:lineRule="auto"/>
              <w:ind w:left="357" w:firstLineChars="0" w:hanging="357"/>
              <w:jc w:val="center"/>
              <w:rPr>
                <w:rFonts w:ascii="Times New Roman" w:hAnsi="Times New Roman" w:cs="Times New Roman"/>
                <w:sz w:val="21"/>
              </w:rPr>
            </w:pPr>
            <w:r w:rsidRPr="00053F55">
              <w:rPr>
                <w:rFonts w:ascii="Times New Roman" w:hAnsi="Times New Roman" w:cs="Times New Roman"/>
                <w:sz w:val="21"/>
              </w:rPr>
              <w:t>Interactively Selection</w:t>
            </w:r>
          </w:p>
        </w:tc>
        <w:tc>
          <w:tcPr>
            <w:tcW w:w="5272" w:type="dxa"/>
            <w:vAlign w:val="center"/>
          </w:tcPr>
          <w:p w:rsidR="00C671FB" w:rsidRPr="00053F55" w:rsidRDefault="00C671FB" w:rsidP="00C671FB">
            <w:pPr>
              <w:pStyle w:val="a5"/>
              <w:numPr>
                <w:ilvl w:val="0"/>
                <w:numId w:val="3"/>
              </w:numPr>
              <w:spacing w:beforeLines="0" w:before="0" w:afterLines="0" w:after="0" w:line="240" w:lineRule="auto"/>
              <w:ind w:left="357" w:firstLineChars="0" w:hanging="357"/>
              <w:jc w:val="center"/>
              <w:rPr>
                <w:rFonts w:ascii="Times New Roman" w:hAnsi="Times New Roman" w:cs="Times New Roman"/>
                <w:sz w:val="21"/>
              </w:rPr>
            </w:pPr>
            <w:r w:rsidRPr="00053F55">
              <w:rPr>
                <w:rFonts w:ascii="Times New Roman" w:hAnsi="Times New Roman" w:cs="Times New Roman"/>
                <w:sz w:val="21"/>
              </w:rPr>
              <w:t>Dialog for Modification</w:t>
            </w:r>
          </w:p>
        </w:tc>
      </w:tr>
      <w:tr w:rsidR="00C671FB" w:rsidRPr="00053F55" w:rsidTr="00C671FB">
        <w:trPr>
          <w:jc w:val="center"/>
        </w:trPr>
        <w:tc>
          <w:tcPr>
            <w:tcW w:w="5272" w:type="dxa"/>
            <w:vAlign w:val="center"/>
          </w:tcPr>
          <w:p w:rsidR="00C671FB" w:rsidRPr="00053F55" w:rsidRDefault="00C671FB" w:rsidP="00C671FB">
            <w:pPr>
              <w:spacing w:before="163" w:after="163"/>
              <w:jc w:val="center"/>
              <w:rPr>
                <w:rFonts w:ascii="Times New Roman" w:hAnsi="Times New Roman" w:cs="Times New Roman"/>
              </w:rPr>
            </w:pPr>
            <w:r w:rsidRPr="00053F55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DA7BB9F" wp14:editId="36D59449">
                  <wp:extent cx="3228400" cy="2224835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00" cy="222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  <w:vAlign w:val="center"/>
          </w:tcPr>
          <w:p w:rsidR="00C671FB" w:rsidRPr="00053F55" w:rsidRDefault="00C671FB" w:rsidP="00C671FB">
            <w:pPr>
              <w:spacing w:before="163" w:after="163"/>
              <w:jc w:val="center"/>
              <w:rPr>
                <w:rFonts w:ascii="Times New Roman" w:hAnsi="Times New Roman" w:cs="Times New Roman"/>
              </w:rPr>
            </w:pPr>
            <w:r w:rsidRPr="00053F5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A67FF9" wp14:editId="208849ED">
                  <wp:extent cx="3240000" cy="223282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23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A69" w:rsidRDefault="00324AA3" w:rsidP="003C05E3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</w:t>
      </w:r>
      <w:r w:rsidRPr="009E3EC6">
        <w:rPr>
          <w:rFonts w:ascii="Times New Roman" w:hAnsi="Times New Roman" w:cs="Times New Roman"/>
          <w:szCs w:val="24"/>
        </w:rPr>
        <w:fldChar w:fldCharType="begin"/>
      </w:r>
      <w:r w:rsidRPr="009E3EC6">
        <w:rPr>
          <w:rFonts w:ascii="Times New Roman" w:hAnsi="Times New Roman" w:cs="Times New Roman"/>
          <w:szCs w:val="24"/>
        </w:rPr>
        <w:instrText xml:space="preserve"> REF _Ref462520045 \h </w:instrText>
      </w:r>
      <w:r w:rsidR="00053F55" w:rsidRPr="009E3EC6">
        <w:rPr>
          <w:rFonts w:ascii="Times New Roman" w:hAnsi="Times New Roman" w:cs="Times New Roman"/>
          <w:szCs w:val="24"/>
        </w:rPr>
        <w:instrText xml:space="preserve"> \* MERGEFORMAT </w:instrText>
      </w:r>
      <w:r w:rsidRPr="009E3EC6">
        <w:rPr>
          <w:rFonts w:ascii="Times New Roman" w:hAnsi="Times New Roman" w:cs="Times New Roman"/>
          <w:szCs w:val="24"/>
        </w:rPr>
      </w:r>
      <w:r w:rsidRPr="009E3EC6">
        <w:rPr>
          <w:rFonts w:ascii="Times New Roman" w:hAnsi="Times New Roman" w:cs="Times New Roman"/>
          <w:szCs w:val="24"/>
        </w:rPr>
        <w:fldChar w:fldCharType="separate"/>
      </w:r>
      <w:r w:rsidR="006B619B" w:rsidRPr="009E3EC6">
        <w:rPr>
          <w:rFonts w:ascii="Times New Roman" w:eastAsiaTheme="minorEastAsia" w:hAnsi="Times New Roman" w:cs="Times New Roman"/>
          <w:szCs w:val="24"/>
        </w:rPr>
        <w:t xml:space="preserve">Figure </w:t>
      </w:r>
      <w:r w:rsidR="006B619B" w:rsidRPr="009E3EC6">
        <w:rPr>
          <w:rFonts w:ascii="Times New Roman" w:eastAsiaTheme="minorEastAsia" w:hAnsi="Times New Roman" w:cs="Times New Roman"/>
          <w:noProof/>
          <w:szCs w:val="24"/>
        </w:rPr>
        <w:t>3</w:t>
      </w:r>
      <w:r w:rsidRPr="009E3EC6">
        <w:rPr>
          <w:rFonts w:ascii="Times New Roman" w:hAnsi="Times New Roman" w:cs="Times New Roman"/>
          <w:szCs w:val="24"/>
        </w:rPr>
        <w:fldChar w:fldCharType="end"/>
      </w:r>
      <w:r w:rsidRPr="00053F55">
        <w:rPr>
          <w:rFonts w:ascii="Times New Roman" w:hAnsi="Times New Roman" w:cs="Times New Roman"/>
        </w:rPr>
        <w:t xml:space="preserve">a) displays select the epoch in time series figure and </w:t>
      </w:r>
      <w:r w:rsidRPr="00053F55">
        <w:rPr>
          <w:rFonts w:ascii="Times New Roman" w:hAnsi="Times New Roman" w:cs="Times New Roman"/>
        </w:rPr>
        <w:fldChar w:fldCharType="begin"/>
      </w:r>
      <w:r w:rsidRPr="00053F55">
        <w:rPr>
          <w:rFonts w:ascii="Times New Roman" w:hAnsi="Times New Roman" w:cs="Times New Roman"/>
        </w:rPr>
        <w:instrText xml:space="preserve"> REF _Ref462520045 \h </w:instrText>
      </w:r>
      <w:r w:rsidR="00053F55">
        <w:rPr>
          <w:rFonts w:ascii="Times New Roman" w:hAnsi="Times New Roman" w:cs="Times New Roman"/>
        </w:rPr>
        <w:instrText xml:space="preserve"> \* MERGEFORMAT </w:instrText>
      </w:r>
      <w:r w:rsidRPr="00053F55">
        <w:rPr>
          <w:rFonts w:ascii="Times New Roman" w:hAnsi="Times New Roman" w:cs="Times New Roman"/>
        </w:rPr>
      </w:r>
      <w:r w:rsidRPr="00053F55">
        <w:rPr>
          <w:rFonts w:ascii="Times New Roman" w:hAnsi="Times New Roman" w:cs="Times New Roman"/>
        </w:rPr>
        <w:fldChar w:fldCharType="separate"/>
      </w:r>
      <w:r w:rsidR="006B619B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3</w:t>
      </w:r>
      <w:r w:rsidRPr="00053F55">
        <w:rPr>
          <w:rFonts w:ascii="Times New Roman" w:hAnsi="Times New Roman" w:cs="Times New Roman"/>
        </w:rPr>
        <w:fldChar w:fldCharType="end"/>
      </w:r>
      <w:r w:rsidRPr="00053F55">
        <w:rPr>
          <w:rFonts w:ascii="Times New Roman" w:hAnsi="Times New Roman" w:cs="Times New Roman"/>
        </w:rPr>
        <w:t xml:space="preserve"> b) shows edit the off</w:t>
      </w:r>
      <w:r w:rsidR="001C0A69">
        <w:rPr>
          <w:rFonts w:ascii="Times New Roman" w:hAnsi="Times New Roman" w:cs="Times New Roman"/>
        </w:rPr>
        <w:t>set event in detail.</w:t>
      </w:r>
    </w:p>
    <w:p w:rsidR="00B806CC" w:rsidRPr="0006390E" w:rsidRDefault="00E45AFB" w:rsidP="00F665B5">
      <w:pPr>
        <w:pStyle w:val="2"/>
        <w:numPr>
          <w:ilvl w:val="0"/>
          <w:numId w:val="4"/>
        </w:numPr>
        <w:spacing w:before="163" w:after="163"/>
        <w:rPr>
          <w:rFonts w:ascii="Times New Roman" w:hAnsi="Times New Roman" w:cs="Times New Roman"/>
          <w:sz w:val="28"/>
          <w:szCs w:val="24"/>
        </w:rPr>
      </w:pPr>
      <w:r w:rsidRPr="0006390E">
        <w:rPr>
          <w:rFonts w:ascii="Times New Roman" w:hAnsi="Times New Roman" w:cs="Times New Roman"/>
          <w:sz w:val="28"/>
          <w:szCs w:val="24"/>
        </w:rPr>
        <w:t>Time Series Analysis Model</w:t>
      </w:r>
    </w:p>
    <w:p w:rsidR="00E45AFB" w:rsidRPr="00053F55" w:rsidRDefault="00E45AFB" w:rsidP="00E45AFB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</w:t>
      </w:r>
      <w:r w:rsidR="0008027D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>provide</w:t>
      </w:r>
      <w:r w:rsidR="003C07C5" w:rsidRPr="00053F55">
        <w:rPr>
          <w:rFonts w:ascii="Times New Roman" w:hAnsi="Times New Roman" w:cs="Times New Roman"/>
        </w:rPr>
        <w:t>s</w:t>
      </w:r>
      <w:r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 w:hint="eastAsia"/>
        </w:rPr>
        <w:t xml:space="preserve">some </w:t>
      </w:r>
      <w:r w:rsidRPr="00053F55">
        <w:rPr>
          <w:rFonts w:ascii="Times New Roman" w:hAnsi="Times New Roman" w:cs="Times New Roman"/>
        </w:rPr>
        <w:t xml:space="preserve">mathematic </w:t>
      </w:r>
      <w:r w:rsidR="0033177A">
        <w:rPr>
          <w:rFonts w:ascii="Times New Roman" w:hAnsi="Times New Roman" w:cs="Times New Roman" w:hint="eastAsia"/>
        </w:rPr>
        <w:t xml:space="preserve">data fit </w:t>
      </w:r>
      <w:r w:rsidRPr="00053F55">
        <w:rPr>
          <w:rFonts w:ascii="Times New Roman" w:hAnsi="Times New Roman" w:cs="Times New Roman"/>
        </w:rPr>
        <w:t>model</w:t>
      </w:r>
      <w:r w:rsidR="0033177A">
        <w:rPr>
          <w:rFonts w:ascii="Times New Roman" w:hAnsi="Times New Roman" w:cs="Times New Roman" w:hint="eastAsia"/>
        </w:rPr>
        <w:t>s, such as</w:t>
      </w:r>
      <w:r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 w:hint="eastAsia"/>
        </w:rPr>
        <w:t xml:space="preserve">linear and </w:t>
      </w:r>
      <w:r w:rsidRPr="00053F55">
        <w:rPr>
          <w:rFonts w:ascii="Times New Roman" w:hAnsi="Times New Roman" w:cs="Times New Roman"/>
        </w:rPr>
        <w:t>polynomials</w:t>
      </w:r>
      <w:r w:rsidR="0033177A">
        <w:rPr>
          <w:rFonts w:ascii="Times New Roman" w:hAnsi="Times New Roman" w:cs="Times New Roman" w:hint="eastAsia"/>
        </w:rPr>
        <w:t xml:space="preserve"> fit with auto BIC </w:t>
      </w:r>
      <w:r w:rsidR="0033177A">
        <w:rPr>
          <w:rFonts w:ascii="Times New Roman" w:hAnsi="Times New Roman" w:cs="Times New Roman"/>
        </w:rPr>
        <w:t>criterion</w:t>
      </w:r>
      <w:r w:rsidR="0033177A">
        <w:rPr>
          <w:rFonts w:ascii="Times New Roman" w:hAnsi="Times New Roman" w:cs="Times New Roman" w:hint="eastAsia"/>
        </w:rPr>
        <w:t xml:space="preserve"> for the best polynomials order determination</w:t>
      </w:r>
      <w:r w:rsidRPr="00053F55">
        <w:rPr>
          <w:rFonts w:ascii="Times New Roman" w:hAnsi="Times New Roman" w:cs="Times New Roman"/>
        </w:rPr>
        <w:t xml:space="preserve">, </w:t>
      </w:r>
      <w:r w:rsidR="0033177A">
        <w:rPr>
          <w:rFonts w:ascii="Times New Roman" w:hAnsi="Times New Roman" w:cs="Times New Roman" w:hint="eastAsia"/>
        </w:rPr>
        <w:t>harmonic data fits with any frequency signals</w:t>
      </w:r>
      <w:r w:rsidR="00706B96">
        <w:rPr>
          <w:rFonts w:ascii="Times New Roman" w:hAnsi="Times New Roman" w:cs="Times New Roman" w:hint="eastAsia"/>
        </w:rPr>
        <w:t xml:space="preserve"> combination</w:t>
      </w:r>
      <w:r w:rsidR="0033177A">
        <w:rPr>
          <w:rFonts w:ascii="Times New Roman" w:hAnsi="Times New Roman" w:cs="Times New Roman" w:hint="eastAsia"/>
        </w:rPr>
        <w:t>.</w:t>
      </w:r>
      <w:r w:rsidRPr="00053F55">
        <w:rPr>
          <w:rFonts w:ascii="Times New Roman" w:hAnsi="Times New Roman" w:cs="Times New Roman"/>
        </w:rPr>
        <w:t xml:space="preserve"> </w:t>
      </w:r>
      <w:r w:rsidR="00392476">
        <w:rPr>
          <w:rFonts w:ascii="Times New Roman" w:hAnsi="Times New Roman" w:cs="Times New Roman"/>
        </w:rPr>
        <w:t>TSAnalyzer</w:t>
      </w:r>
      <w:r w:rsidR="00706B96">
        <w:rPr>
          <w:rFonts w:ascii="Times New Roman" w:hAnsi="Times New Roman" w:cs="Times New Roman" w:hint="eastAsia"/>
        </w:rPr>
        <w:t xml:space="preserve"> also provides</w:t>
      </w:r>
      <w:r w:rsidR="0033177A">
        <w:rPr>
          <w:rFonts w:ascii="Times New Roman" w:hAnsi="Times New Roman" w:cs="Times New Roman" w:hint="eastAsia"/>
        </w:rPr>
        <w:t xml:space="preserve"> fit models </w:t>
      </w:r>
      <w:r w:rsidR="00706B96">
        <w:rPr>
          <w:rFonts w:ascii="Times New Roman" w:hAnsi="Times New Roman" w:cs="Times New Roman" w:hint="eastAsia"/>
        </w:rPr>
        <w:t>that</w:t>
      </w:r>
      <w:r w:rsidR="0033177A">
        <w:rPr>
          <w:rFonts w:ascii="Times New Roman" w:hAnsi="Times New Roman" w:cs="Times New Roman" w:hint="eastAsia"/>
        </w:rPr>
        <w:t xml:space="preserve"> can be used to combine with the</w:t>
      </w:r>
      <w:r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 w:hint="eastAsia"/>
        </w:rPr>
        <w:t xml:space="preserve">exponential or logarithmic decay </w:t>
      </w:r>
      <w:r w:rsidRPr="00053F55">
        <w:rPr>
          <w:rFonts w:ascii="Times New Roman" w:hAnsi="Times New Roman" w:cs="Times New Roman"/>
        </w:rPr>
        <w:t>step function</w:t>
      </w:r>
      <w:r w:rsidR="0033177A">
        <w:rPr>
          <w:rFonts w:ascii="Times New Roman" w:hAnsi="Times New Roman" w:cs="Times New Roman" w:hint="eastAsia"/>
        </w:rPr>
        <w:t xml:space="preserve">s to do accurate data analysis directly and </w:t>
      </w:r>
      <w:r w:rsidR="0033177A" w:rsidRPr="0033177A">
        <w:rPr>
          <w:rFonts w:ascii="Times New Roman" w:hAnsi="Times New Roman" w:cs="Times New Roman"/>
        </w:rPr>
        <w:t>preliminarily</w:t>
      </w:r>
      <w:r w:rsidR="0033177A">
        <w:rPr>
          <w:rFonts w:ascii="Times New Roman" w:hAnsi="Times New Roman" w:cs="Times New Roman" w:hint="eastAsia"/>
        </w:rPr>
        <w:t xml:space="preserve"> and show the results in the plot window</w:t>
      </w:r>
      <w:r w:rsidRPr="00053F55">
        <w:rPr>
          <w:rFonts w:ascii="Times New Roman" w:hAnsi="Times New Roman" w:cs="Times New Roman"/>
        </w:rPr>
        <w:t>.</w:t>
      </w:r>
      <w:r w:rsidR="009F7CC8"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/>
        </w:rPr>
        <w:t>T</w:t>
      </w:r>
      <w:r w:rsidR="0033177A">
        <w:rPr>
          <w:rFonts w:ascii="Times New Roman" w:hAnsi="Times New Roman" w:cs="Times New Roman" w:hint="eastAsia"/>
        </w:rPr>
        <w:t xml:space="preserve">his new data fit models are superior to the other similar </w:t>
      </w:r>
      <w:r w:rsidR="00706B96">
        <w:rPr>
          <w:rFonts w:ascii="Times New Roman" w:hAnsi="Times New Roman" w:cs="Times New Roman" w:hint="eastAsia"/>
        </w:rPr>
        <w:t xml:space="preserve">previous </w:t>
      </w:r>
      <w:r w:rsidR="0033177A">
        <w:rPr>
          <w:rFonts w:ascii="Times New Roman" w:hAnsi="Times New Roman" w:cs="Times New Roman" w:hint="eastAsia"/>
        </w:rPr>
        <w:t>packages, due to the</w:t>
      </w:r>
      <w:r w:rsidR="00706B96">
        <w:rPr>
          <w:rFonts w:ascii="Times New Roman" w:hAnsi="Times New Roman" w:cs="Times New Roman" w:hint="eastAsia"/>
        </w:rPr>
        <w:t>se</w:t>
      </w:r>
      <w:r w:rsidR="0033177A">
        <w:rPr>
          <w:rFonts w:ascii="Times New Roman" w:hAnsi="Times New Roman" w:cs="Times New Roman" w:hint="eastAsia"/>
        </w:rPr>
        <w:t xml:space="preserve"> previous packages only can fit linear, annual and semi-annual signals.</w:t>
      </w:r>
      <w:r w:rsidR="00706B96">
        <w:rPr>
          <w:rFonts w:ascii="Times New Roman" w:hAnsi="Times New Roman" w:cs="Times New Roman" w:hint="eastAsia"/>
        </w:rPr>
        <w:t xml:space="preserve"> Furthermore, TSAnalyzer provides three more functions</w:t>
      </w:r>
      <w:r w:rsidR="00EA0148">
        <w:rPr>
          <w:rFonts w:ascii="Times New Roman" w:hAnsi="Times New Roman" w:cs="Times New Roman"/>
        </w:rPr>
        <w:t xml:space="preserve"> </w:t>
      </w:r>
      <w:r w:rsidR="009E3EC6">
        <w:rPr>
          <w:rFonts w:ascii="Times New Roman" w:hAnsi="Times New Roman" w:cs="Times New Roman" w:hint="eastAsia"/>
        </w:rPr>
        <w:t>as below</w:t>
      </w:r>
      <w:r w:rsidR="00706B96">
        <w:rPr>
          <w:rFonts w:ascii="Times New Roman" w:hAnsi="Times New Roman" w:cs="Times New Roman" w:hint="eastAsia"/>
        </w:rPr>
        <w:t>.</w:t>
      </w:r>
    </w:p>
    <w:p w:rsidR="00E45AFB" w:rsidRPr="00053F55" w:rsidRDefault="00E45AFB" w:rsidP="000D48BA">
      <w:pPr>
        <w:spacing w:before="163" w:after="163"/>
        <w:rPr>
          <w:rFonts w:ascii="Times New Roman" w:hAnsi="Times New Roman" w:cs="Times New Roman"/>
        </w:rPr>
      </w:pPr>
    </w:p>
    <w:p w:rsidR="00E45AFB" w:rsidRPr="0006390E" w:rsidRDefault="00357E9E" w:rsidP="00706B96">
      <w:pPr>
        <w:pStyle w:val="3"/>
        <w:numPr>
          <w:ilvl w:val="0"/>
          <w:numId w:val="7"/>
        </w:numPr>
        <w:spacing w:before="163" w:after="163"/>
        <w:rPr>
          <w:rFonts w:ascii="Times New Roman" w:hAnsi="Times New Roman" w:cs="Times New Roman"/>
          <w:sz w:val="28"/>
        </w:rPr>
      </w:pPr>
      <w:r w:rsidRPr="0006390E">
        <w:rPr>
          <w:rFonts w:ascii="Times New Roman" w:hAnsi="Times New Roman" w:cs="Times New Roman"/>
          <w:sz w:val="28"/>
        </w:rPr>
        <w:t>O</w:t>
      </w:r>
      <w:r w:rsidR="00E45AFB" w:rsidRPr="0006390E">
        <w:rPr>
          <w:rFonts w:ascii="Times New Roman" w:hAnsi="Times New Roman" w:cs="Times New Roman"/>
          <w:sz w:val="28"/>
        </w:rPr>
        <w:t>utlier detection and removal</w:t>
      </w:r>
    </w:p>
    <w:p w:rsidR="00C87AD6" w:rsidRPr="000D2D6A" w:rsidRDefault="00C87AD6" w:rsidP="000D48BA">
      <w:pPr>
        <w:spacing w:before="163" w:after="163"/>
        <w:rPr>
          <w:rFonts w:ascii="Times New Roman" w:hAnsi="Times New Roman" w:cs="Times New Roman"/>
        </w:rPr>
      </w:pPr>
      <w:r w:rsidRPr="000D2D6A">
        <w:rPr>
          <w:rFonts w:ascii="Times New Roman" w:hAnsi="Times New Roman" w:cs="Times New Roman" w:hint="eastAsia"/>
        </w:rPr>
        <w:t>Because of poor observation situation</w:t>
      </w:r>
      <w:r w:rsidRPr="000D2D6A">
        <w:rPr>
          <w:rFonts w:ascii="Times New Roman" w:hAnsi="Times New Roman" w:cs="Times New Roman"/>
        </w:rPr>
        <w:t xml:space="preserve"> and some other reasons</w:t>
      </w:r>
      <w:r w:rsidRPr="000D2D6A">
        <w:rPr>
          <w:rFonts w:ascii="Times New Roman" w:hAnsi="Times New Roman" w:cs="Times New Roman" w:hint="eastAsia"/>
        </w:rPr>
        <w:t>, some outliers in GNSS time series coordinates</w:t>
      </w:r>
      <w:r w:rsidR="009E3EC6">
        <w:rPr>
          <w:rFonts w:ascii="Times New Roman" w:hAnsi="Times New Roman" w:cs="Times New Roman" w:hint="eastAsia"/>
        </w:rPr>
        <w:t xml:space="preserve"> can be found</w:t>
      </w:r>
      <w:r w:rsidRPr="000D2D6A">
        <w:rPr>
          <w:rFonts w:ascii="Times New Roman" w:hAnsi="Times New Roman" w:cs="Times New Roman" w:hint="eastAsia"/>
        </w:rPr>
        <w:t xml:space="preserve">. </w:t>
      </w:r>
      <w:r w:rsidRPr="000D2D6A">
        <w:rPr>
          <w:rFonts w:ascii="Times New Roman" w:hAnsi="Times New Roman" w:cs="Times New Roman"/>
        </w:rPr>
        <w:t>If not cleaned correctly, they may disturb the analysis results.</w:t>
      </w:r>
      <w:r w:rsidRPr="000D2D6A">
        <w:rPr>
          <w:rFonts w:ascii="Times New Roman" w:hAnsi="Times New Roman" w:cs="Times New Roman" w:hint="eastAsia"/>
        </w:rPr>
        <w:t xml:space="preserve"> </w:t>
      </w:r>
      <w:r w:rsidRPr="000D2D6A">
        <w:rPr>
          <w:rFonts w:ascii="Times New Roman" w:hAnsi="Times New Roman" w:cs="Times New Roman"/>
        </w:rPr>
        <w:t>In TSAnalyzer, there are two criterions</w:t>
      </w:r>
      <w:r w:rsidR="009E3EC6">
        <w:rPr>
          <w:rFonts w:ascii="Times New Roman" w:hAnsi="Times New Roman" w:cs="Times New Roman" w:hint="eastAsia"/>
        </w:rPr>
        <w:t xml:space="preserve"> for outlier removal</w:t>
      </w:r>
      <w:r w:rsidRPr="000D2D6A">
        <w:rPr>
          <w:rFonts w:ascii="Times New Roman" w:hAnsi="Times New Roman" w:cs="Times New Roman"/>
        </w:rPr>
        <w:t>. (</w:t>
      </w:r>
      <w:r w:rsidR="00BF6F66">
        <w:rPr>
          <w:rFonts w:ascii="Times New Roman" w:hAnsi="Times New Roman" w:cs="Times New Roman"/>
        </w:rPr>
        <w:t>i</w:t>
      </w:r>
      <w:r w:rsidRPr="000D2D6A">
        <w:rPr>
          <w:rFonts w:ascii="Times New Roman" w:hAnsi="Times New Roman" w:cs="Times New Roman"/>
        </w:rPr>
        <w:t>) uncertainty criterion</w:t>
      </w:r>
      <w:r w:rsidR="009E3EC6">
        <w:rPr>
          <w:rFonts w:ascii="Times New Roman" w:hAnsi="Times New Roman" w:cs="Times New Roman" w:hint="eastAsia"/>
        </w:rPr>
        <w:t>: which</w:t>
      </w:r>
      <w:r w:rsidRPr="000D2D6A">
        <w:rPr>
          <w:rFonts w:ascii="Times New Roman" w:hAnsi="Times New Roman" w:cs="Times New Roman"/>
        </w:rPr>
        <w:t xml:space="preserve"> is adopted to mask out the epochs </w:t>
      </w:r>
      <w:r w:rsidR="009E3EC6">
        <w:rPr>
          <w:rFonts w:ascii="Times New Roman" w:hAnsi="Times New Roman" w:cs="Times New Roman" w:hint="eastAsia"/>
        </w:rPr>
        <w:t xml:space="preserve">point value </w:t>
      </w:r>
      <w:r w:rsidRPr="000D2D6A">
        <w:rPr>
          <w:rFonts w:ascii="Times New Roman" w:hAnsi="Times New Roman" w:cs="Times New Roman"/>
        </w:rPr>
        <w:t xml:space="preserve">larger than </w:t>
      </w:r>
      <w:r w:rsidRPr="000D2D6A">
        <w:rPr>
          <w:rFonts w:ascii="Times New Roman" w:hAnsi="Times New Roman" w:cs="Times New Roman"/>
        </w:rPr>
        <w:lastRenderedPageBreak/>
        <w:t xml:space="preserve">the given </w:t>
      </w:r>
      <w:r w:rsidR="009E3EC6">
        <w:rPr>
          <w:rFonts w:ascii="Times New Roman" w:hAnsi="Times New Roman" w:cs="Times New Roman" w:hint="eastAsia"/>
        </w:rPr>
        <w:t xml:space="preserve">threshold </w:t>
      </w:r>
      <w:r w:rsidRPr="000D2D6A">
        <w:rPr>
          <w:rFonts w:ascii="Times New Roman" w:hAnsi="Times New Roman" w:cs="Times New Roman"/>
        </w:rPr>
        <w:t>value by user experience. (</w:t>
      </w:r>
      <w:r w:rsidR="00BF6F66">
        <w:rPr>
          <w:rFonts w:ascii="Times New Roman" w:hAnsi="Times New Roman" w:cs="Times New Roman"/>
        </w:rPr>
        <w:t>ii</w:t>
      </w:r>
      <w:r w:rsidRPr="000D2D6A">
        <w:rPr>
          <w:rFonts w:ascii="Times New Roman" w:hAnsi="Times New Roman" w:cs="Times New Roman"/>
        </w:rPr>
        <w:t>) Mean-standard deviation and sliding window IQR method</w:t>
      </w:r>
      <w:r w:rsidR="009E3EC6">
        <w:rPr>
          <w:rFonts w:ascii="Times New Roman" w:hAnsi="Times New Roman" w:cs="Times New Roman" w:hint="eastAsia"/>
        </w:rPr>
        <w:t>: which</w:t>
      </w:r>
      <w:r w:rsidRPr="000D2D6A">
        <w:rPr>
          <w:rFonts w:ascii="Times New Roman" w:hAnsi="Times New Roman" w:cs="Times New Roman"/>
        </w:rPr>
        <w:t xml:space="preserve"> are combined to remove the outliers. </w:t>
      </w:r>
    </w:p>
    <w:p w:rsidR="00E24356" w:rsidRPr="0006390E" w:rsidRDefault="00E24356" w:rsidP="00706B96">
      <w:pPr>
        <w:pStyle w:val="3"/>
        <w:numPr>
          <w:ilvl w:val="0"/>
          <w:numId w:val="7"/>
        </w:numPr>
        <w:spacing w:before="163" w:after="163"/>
        <w:rPr>
          <w:rFonts w:ascii="Times New Roman" w:hAnsi="Times New Roman" w:cs="Times New Roman"/>
          <w:sz w:val="28"/>
        </w:rPr>
      </w:pPr>
      <w:r w:rsidRPr="0006390E">
        <w:rPr>
          <w:rFonts w:ascii="Times New Roman" w:hAnsi="Times New Roman" w:cs="Times New Roman"/>
          <w:sz w:val="28"/>
        </w:rPr>
        <w:t>Time Series detrend</w:t>
      </w:r>
    </w:p>
    <w:p w:rsidR="00A77600" w:rsidRPr="00053F55" w:rsidRDefault="00E24356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All parameters are estimated by the </w:t>
      </w:r>
      <w:r w:rsidR="00B82E45">
        <w:rPr>
          <w:rFonts w:ascii="Times New Roman" w:hAnsi="Times New Roman" w:cs="Times New Roman"/>
        </w:rPr>
        <w:t xml:space="preserve">weight </w:t>
      </w:r>
      <w:r w:rsidRPr="00053F55">
        <w:rPr>
          <w:rFonts w:ascii="Times New Roman" w:hAnsi="Times New Roman" w:cs="Times New Roman"/>
        </w:rPr>
        <w:t>least square</w:t>
      </w:r>
      <w:r w:rsidR="00706B96">
        <w:rPr>
          <w:rFonts w:ascii="Times New Roman" w:hAnsi="Times New Roman" w:cs="Times New Roman" w:hint="eastAsia"/>
        </w:rPr>
        <w:t>s</w:t>
      </w:r>
      <w:r w:rsidRPr="00053F55">
        <w:rPr>
          <w:rFonts w:ascii="Times New Roman" w:hAnsi="Times New Roman" w:cs="Times New Roman"/>
        </w:rPr>
        <w:t xml:space="preserve"> method. After analysis, the </w:t>
      </w:r>
      <w:r w:rsidR="00706B96" w:rsidRPr="00053F55">
        <w:rPr>
          <w:rFonts w:ascii="Times New Roman" w:hAnsi="Times New Roman" w:cs="Times New Roman"/>
        </w:rPr>
        <w:t xml:space="preserve">residuals </w:t>
      </w:r>
      <w:r w:rsidR="00706B96">
        <w:rPr>
          <w:rFonts w:ascii="Times New Roman" w:hAnsi="Times New Roman" w:cs="Times New Roman" w:hint="eastAsia"/>
        </w:rPr>
        <w:t>and/or</w:t>
      </w:r>
      <w:r w:rsidR="00706B96" w:rsidRPr="00053F55">
        <w:rPr>
          <w:rFonts w:ascii="Times New Roman" w:hAnsi="Times New Roman" w:cs="Times New Roman"/>
        </w:rPr>
        <w:t xml:space="preserve"> the fit lines</w:t>
      </w:r>
      <w:r w:rsidR="00706B96">
        <w:rPr>
          <w:rFonts w:ascii="Times New Roman" w:hAnsi="Times New Roman" w:cs="Times New Roman" w:hint="eastAsia"/>
        </w:rPr>
        <w:t xml:space="preserve"> can be</w:t>
      </w:r>
      <w:r w:rsidRPr="00053F55">
        <w:rPr>
          <w:rFonts w:ascii="Times New Roman" w:hAnsi="Times New Roman" w:cs="Times New Roman"/>
        </w:rPr>
        <w:t xml:space="preserve"> show</w:t>
      </w:r>
      <w:r w:rsidR="00706B96">
        <w:rPr>
          <w:rFonts w:ascii="Times New Roman" w:hAnsi="Times New Roman" w:cs="Times New Roman" w:hint="eastAsia"/>
        </w:rPr>
        <w:t>n in the plot window</w:t>
      </w:r>
      <w:r w:rsidRPr="00053F55">
        <w:rPr>
          <w:rFonts w:ascii="Times New Roman" w:hAnsi="Times New Roman" w:cs="Times New Roman"/>
        </w:rPr>
        <w:t xml:space="preserve">, and a log dialog will show the </w:t>
      </w:r>
      <w:r w:rsidR="00706B96">
        <w:rPr>
          <w:rFonts w:ascii="Times New Roman" w:hAnsi="Times New Roman" w:cs="Times New Roman" w:hint="eastAsia"/>
        </w:rPr>
        <w:t xml:space="preserve">fit </w:t>
      </w:r>
      <w:r w:rsidRPr="00053F55">
        <w:rPr>
          <w:rFonts w:ascii="Times New Roman" w:hAnsi="Times New Roman" w:cs="Times New Roman"/>
        </w:rPr>
        <w:t xml:space="preserve">parameter values and </w:t>
      </w:r>
      <w:r w:rsidR="00377ABC">
        <w:rPr>
          <w:rFonts w:ascii="Times New Roman" w:hAnsi="Times New Roman" w:cs="Times New Roman"/>
        </w:rPr>
        <w:t xml:space="preserve">their </w:t>
      </w:r>
      <w:r w:rsidRPr="00053F55">
        <w:rPr>
          <w:rFonts w:ascii="Times New Roman" w:hAnsi="Times New Roman" w:cs="Times New Roman"/>
        </w:rPr>
        <w:t xml:space="preserve">uncertainties. </w:t>
      </w:r>
      <w:r w:rsidR="0018270E">
        <w:rPr>
          <w:rFonts w:ascii="Times New Roman" w:hAnsi="Times New Roman" w:cs="Times New Roman"/>
        </w:rPr>
        <w:t>The u</w:t>
      </w:r>
      <w:r w:rsidRPr="00053F55">
        <w:rPr>
          <w:rFonts w:ascii="Times New Roman" w:hAnsi="Times New Roman" w:cs="Times New Roman"/>
        </w:rPr>
        <w:t>ser could save the residuals data</w:t>
      </w:r>
      <w:r w:rsidR="00706B96">
        <w:rPr>
          <w:rFonts w:ascii="Times New Roman" w:hAnsi="Times New Roman" w:cs="Times New Roman" w:hint="eastAsia"/>
        </w:rPr>
        <w:t>,</w:t>
      </w:r>
      <w:r w:rsidRPr="00053F55">
        <w:rPr>
          <w:rFonts w:ascii="Times New Roman" w:hAnsi="Times New Roman" w:cs="Times New Roman"/>
        </w:rPr>
        <w:t xml:space="preserve"> the log</w:t>
      </w:r>
      <w:r w:rsidR="00706B96">
        <w:rPr>
          <w:rFonts w:ascii="Times New Roman" w:hAnsi="Times New Roman" w:cs="Times New Roman" w:hint="eastAsia"/>
        </w:rPr>
        <w:t xml:space="preserve">, and the figures to the output files </w:t>
      </w:r>
      <w:r w:rsidR="00DE1486">
        <w:rPr>
          <w:rFonts w:ascii="Times New Roman" w:hAnsi="Times New Roman" w:cs="Times New Roman"/>
        </w:rPr>
        <w:t>conveniently</w:t>
      </w:r>
      <w:r w:rsidR="00706B96">
        <w:rPr>
          <w:rFonts w:ascii="Times New Roman" w:hAnsi="Times New Roman" w:cs="Times New Roman" w:hint="eastAsia"/>
        </w:rPr>
        <w:t>.</w:t>
      </w:r>
      <w:r w:rsidR="00377ABC">
        <w:rPr>
          <w:rFonts w:ascii="Times New Roman" w:hAnsi="Times New Roman" w:cs="Times New Roman" w:hint="eastAsia"/>
        </w:rPr>
        <w:t xml:space="preserve"> </w:t>
      </w:r>
    </w:p>
    <w:p w:rsidR="00E24356" w:rsidRPr="0006390E" w:rsidRDefault="00E24356" w:rsidP="00706B96">
      <w:pPr>
        <w:pStyle w:val="3"/>
        <w:numPr>
          <w:ilvl w:val="0"/>
          <w:numId w:val="7"/>
        </w:numPr>
        <w:spacing w:before="163" w:after="163"/>
        <w:rPr>
          <w:rFonts w:ascii="Times New Roman" w:hAnsi="Times New Roman" w:cs="Times New Roman"/>
          <w:sz w:val="28"/>
        </w:rPr>
      </w:pPr>
      <w:r w:rsidRPr="0006390E">
        <w:rPr>
          <w:rFonts w:ascii="Times New Roman" w:hAnsi="Times New Roman" w:cs="Times New Roman"/>
          <w:sz w:val="28"/>
        </w:rPr>
        <w:t>Spectral Analysis</w:t>
      </w:r>
    </w:p>
    <w:p w:rsidR="00683978" w:rsidRPr="00053F55" w:rsidRDefault="00CB247C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Spectral analysis is a powerful method for time series analysis, which can estimate the </w:t>
      </w:r>
      <w:r w:rsidR="004E7CE7">
        <w:rPr>
          <w:rFonts w:ascii="Times New Roman" w:hAnsi="Times New Roman" w:cs="Times New Roman" w:hint="eastAsia"/>
        </w:rPr>
        <w:t>spectral power at each</w:t>
      </w:r>
      <w:r w:rsidRPr="00053F55">
        <w:rPr>
          <w:rFonts w:ascii="Times New Roman" w:hAnsi="Times New Roman" w:cs="Times New Roman"/>
        </w:rPr>
        <w:t xml:space="preserve"> frequenc</w:t>
      </w:r>
      <w:r w:rsidR="004E7CE7">
        <w:rPr>
          <w:rFonts w:ascii="Times New Roman" w:hAnsi="Times New Roman" w:cs="Times New Roman" w:hint="eastAsia"/>
        </w:rPr>
        <w:t>y</w:t>
      </w:r>
      <w:r w:rsidRPr="00053F55">
        <w:rPr>
          <w:rFonts w:ascii="Times New Roman" w:hAnsi="Times New Roman" w:cs="Times New Roman"/>
        </w:rPr>
        <w:t xml:space="preserve"> and </w:t>
      </w:r>
      <w:r w:rsidR="004E7CE7">
        <w:rPr>
          <w:rFonts w:ascii="Times New Roman" w:hAnsi="Times New Roman" w:cs="Times New Roman" w:hint="eastAsia"/>
        </w:rPr>
        <w:t xml:space="preserve">help to </w:t>
      </w:r>
      <w:r w:rsidRPr="00053F55">
        <w:rPr>
          <w:rFonts w:ascii="Times New Roman" w:hAnsi="Times New Roman" w:cs="Times New Roman"/>
        </w:rPr>
        <w:t xml:space="preserve">find some interesting signals in a time series. </w:t>
      </w:r>
      <w:r w:rsidR="002318E9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 xml:space="preserve">provides the Lomb-Scargle spectral analysis for GNSS </w:t>
      </w:r>
      <w:r w:rsidR="004E7CE7">
        <w:rPr>
          <w:rFonts w:ascii="Times New Roman" w:hAnsi="Times New Roman" w:cs="Times New Roman" w:hint="eastAsia"/>
        </w:rPr>
        <w:t>coordinate</w:t>
      </w:r>
      <w:r w:rsidRPr="00053F55">
        <w:rPr>
          <w:rFonts w:ascii="Times New Roman" w:hAnsi="Times New Roman" w:cs="Times New Roman"/>
        </w:rPr>
        <w:t xml:space="preserve"> time series. </w:t>
      </w:r>
      <w:r w:rsidR="004E7CE7">
        <w:rPr>
          <w:rFonts w:ascii="Times New Roman" w:hAnsi="Times New Roman" w:cs="Times New Roman" w:hint="eastAsia"/>
        </w:rPr>
        <w:t xml:space="preserve">The obvious merit of this spectral analysis method is that it can </w:t>
      </w:r>
      <w:r w:rsidRPr="00053F55">
        <w:rPr>
          <w:rFonts w:ascii="Times New Roman" w:hAnsi="Times New Roman" w:cs="Times New Roman"/>
        </w:rPr>
        <w:t>evaluate the time series</w:t>
      </w:r>
      <w:r w:rsidR="00BE3911">
        <w:rPr>
          <w:rFonts w:ascii="Times New Roman" w:hAnsi="Times New Roman" w:cs="Times New Roman" w:hint="eastAsia"/>
        </w:rPr>
        <w:t xml:space="preserve"> spectrum</w:t>
      </w:r>
      <w:r w:rsidRPr="00053F55">
        <w:rPr>
          <w:rFonts w:ascii="Times New Roman" w:hAnsi="Times New Roman" w:cs="Times New Roman"/>
        </w:rPr>
        <w:t xml:space="preserve"> regardless of the evenly sampled or gap existence in a time series</w:t>
      </w:r>
      <w:r w:rsidR="006443D3" w:rsidRPr="00053F55">
        <w:rPr>
          <w:rFonts w:ascii="Times New Roman" w:hAnsi="Times New Roman" w:cs="Times New Roman"/>
        </w:rPr>
        <w:t xml:space="preserve"> </w:t>
      </w:r>
      <w:r w:rsidR="006443D3" w:rsidRPr="00053F55">
        <w:rPr>
          <w:rFonts w:ascii="Times New Roman" w:hAnsi="Times New Roman" w:cs="Times New Roman"/>
        </w:rPr>
        <w:fldChar w:fldCharType="begin"/>
      </w:r>
      <w:r w:rsidR="006443D3" w:rsidRPr="00053F55">
        <w:rPr>
          <w:rFonts w:ascii="Times New Roman" w:hAnsi="Times New Roman" w:cs="Times New Roman"/>
        </w:rPr>
        <w:instrText xml:space="preserve"> ADDIN NE.Ref.{09DEB81F-42FD-4CDC-B096-BEC12E115C06}</w:instrText>
      </w:r>
      <w:r w:rsidR="006443D3" w:rsidRPr="00053F55">
        <w:rPr>
          <w:rFonts w:ascii="Times New Roman" w:hAnsi="Times New Roman" w:cs="Times New Roman"/>
        </w:rPr>
        <w:fldChar w:fldCharType="separate"/>
      </w:r>
      <w:r w:rsidR="006443D3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(Scargle, 1982; Zechmeister and Kürster, 2009)</w:t>
      </w:r>
      <w:r w:rsidR="006443D3" w:rsidRPr="00053F55">
        <w:rPr>
          <w:rFonts w:ascii="Times New Roman" w:hAnsi="Times New Roman" w:cs="Times New Roman"/>
        </w:rPr>
        <w:fldChar w:fldCharType="end"/>
      </w:r>
      <w:r w:rsidRPr="00053F55">
        <w:rPr>
          <w:rFonts w:ascii="Times New Roman" w:hAnsi="Times New Roman" w:cs="Times New Roman"/>
        </w:rPr>
        <w:t>.</w:t>
      </w:r>
      <w:r w:rsidR="00683978" w:rsidRPr="00053F55">
        <w:rPr>
          <w:rFonts w:ascii="Times New Roman" w:hAnsi="Times New Roman" w:cs="Times New Roman"/>
        </w:rPr>
        <w:t xml:space="preserve"> </w:t>
      </w:r>
      <w:r w:rsidR="00BE3911">
        <w:rPr>
          <w:rFonts w:ascii="Times New Roman" w:hAnsi="Times New Roman" w:cs="Times New Roman" w:hint="eastAsia"/>
        </w:rPr>
        <w:t xml:space="preserve">While the traditional FFT spectrum method </w:t>
      </w:r>
      <w:r w:rsidR="002E18BD">
        <w:rPr>
          <w:rFonts w:ascii="Times New Roman" w:hAnsi="Times New Roman" w:cs="Times New Roman"/>
        </w:rPr>
        <w:t>cannot</w:t>
      </w:r>
      <w:r w:rsidR="00BE3911">
        <w:rPr>
          <w:rFonts w:ascii="Times New Roman" w:hAnsi="Times New Roman" w:cs="Times New Roman" w:hint="eastAsia"/>
        </w:rPr>
        <w:t xml:space="preserve"> hold the uneven data interval </w:t>
      </w:r>
      <w:r w:rsidR="00063EEE">
        <w:rPr>
          <w:rFonts w:ascii="Times New Roman" w:hAnsi="Times New Roman" w:cs="Times New Roman"/>
        </w:rPr>
        <w:t>case,</w:t>
      </w:r>
      <w:r w:rsidR="00BE3911">
        <w:rPr>
          <w:rFonts w:ascii="Times New Roman" w:hAnsi="Times New Roman" w:cs="Times New Roman" w:hint="eastAsia"/>
        </w:rPr>
        <w:t xml:space="preserve"> which is </w:t>
      </w:r>
      <w:r w:rsidR="00063EEE">
        <w:rPr>
          <w:rFonts w:ascii="Times New Roman" w:hAnsi="Times New Roman" w:cs="Times New Roman" w:hint="eastAsia"/>
        </w:rPr>
        <w:t xml:space="preserve">often </w:t>
      </w:r>
      <w:r w:rsidR="00063EEE">
        <w:rPr>
          <w:rFonts w:ascii="Times New Roman" w:hAnsi="Times New Roman" w:cs="Times New Roman"/>
        </w:rPr>
        <w:t>encountered</w:t>
      </w:r>
      <w:r w:rsidR="00BE3911">
        <w:rPr>
          <w:rFonts w:ascii="Times New Roman" w:hAnsi="Times New Roman" w:cs="Times New Roman" w:hint="eastAsia"/>
        </w:rPr>
        <w:t xml:space="preserve"> in the GNSS coordinate time series. W</w:t>
      </w:r>
      <w:r w:rsidR="00CF1A39">
        <w:rPr>
          <w:rFonts w:ascii="Times New Roman" w:hAnsi="Times New Roman" w:cs="Times New Roman"/>
        </w:rPr>
        <w:t>e</w:t>
      </w:r>
      <w:r w:rsidR="00BE3911">
        <w:rPr>
          <w:rFonts w:ascii="Times New Roman" w:hAnsi="Times New Roman" w:cs="Times New Roman" w:hint="eastAsia"/>
        </w:rPr>
        <w:t xml:space="preserve"> here realize the Lomb-Scargle spectral analysis by using</w:t>
      </w:r>
      <w:r w:rsidR="00CF1A39">
        <w:rPr>
          <w:rFonts w:ascii="Times New Roman" w:hAnsi="Times New Roman" w:cs="Times New Roman"/>
        </w:rPr>
        <w:t xml:space="preserve"> the Astropy’s code</w:t>
      </w:r>
      <w:r w:rsidR="00BE3911">
        <w:rPr>
          <w:rFonts w:ascii="Times New Roman" w:hAnsi="Times New Roman" w:cs="Times New Roman" w:hint="eastAsia"/>
        </w:rPr>
        <w:t xml:space="preserve"> </w:t>
      </w:r>
      <w:r w:rsidR="00CF1A39">
        <w:rPr>
          <w:rFonts w:ascii="Times New Roman" w:hAnsi="Times New Roman" w:cs="Times New Roman"/>
        </w:rPr>
        <w:fldChar w:fldCharType="begin"/>
      </w:r>
      <w:r w:rsidR="00CF1A39">
        <w:rPr>
          <w:rFonts w:ascii="Times New Roman" w:hAnsi="Times New Roman" w:cs="Times New Roman"/>
        </w:rPr>
        <w:instrText xml:space="preserve"> ADDIN NE.Ref.{D44773BC-F9A9-4D43-8E4E-E39366DDB59D}</w:instrText>
      </w:r>
      <w:r w:rsidR="00CF1A39">
        <w:rPr>
          <w:rFonts w:ascii="Times New Roman" w:hAnsi="Times New Roman" w:cs="Times New Roman"/>
        </w:rPr>
        <w:fldChar w:fldCharType="separate"/>
      </w:r>
      <w:r w:rsidR="00CF1A39">
        <w:rPr>
          <w:rFonts w:ascii="Times New Roman" w:eastAsiaTheme="minorEastAsia" w:hAnsi="Times New Roman" w:cs="Times New Roman"/>
          <w:color w:val="080000"/>
          <w:kern w:val="0"/>
          <w:szCs w:val="24"/>
        </w:rPr>
        <w:t>(Robitaille and Tollerud et al., 2013)</w:t>
      </w:r>
      <w:r w:rsidR="00CF1A39">
        <w:rPr>
          <w:rFonts w:ascii="Times New Roman" w:hAnsi="Times New Roman" w:cs="Times New Roman"/>
        </w:rPr>
        <w:fldChar w:fldCharType="end"/>
      </w:r>
      <w:r w:rsidR="00BE3911">
        <w:rPr>
          <w:rFonts w:ascii="Times New Roman" w:hAnsi="Times New Roman" w:cs="Times New Roman" w:hint="eastAsia"/>
        </w:rPr>
        <w:t xml:space="preserve"> and show GNSS station </w:t>
      </w:r>
      <w:r w:rsidR="00BE3911" w:rsidRPr="00053F55">
        <w:rPr>
          <w:rFonts w:ascii="Times New Roman" w:hAnsi="Times New Roman" w:cs="Times New Roman"/>
        </w:rPr>
        <w:t>CAND’s spectrum</w:t>
      </w:r>
      <w:r w:rsidR="00BE3911">
        <w:rPr>
          <w:rFonts w:ascii="Times New Roman" w:hAnsi="Times New Roman" w:cs="Times New Roman" w:hint="eastAsia"/>
        </w:rPr>
        <w:t xml:space="preserve"> in Figure 5</w:t>
      </w:r>
      <w:r w:rsidR="00CF1A39">
        <w:rPr>
          <w:rFonts w:ascii="Times New Roman" w:hAnsi="Times New Roman" w:cs="Times New Roman"/>
        </w:rPr>
        <w:t>.</w:t>
      </w:r>
    </w:p>
    <w:p w:rsidR="00794814" w:rsidRPr="00053F55" w:rsidRDefault="00AA1AC7" w:rsidP="00CE7F60">
      <w:pPr>
        <w:pStyle w:val="a7"/>
        <w:keepNext/>
        <w:spacing w:before="163" w:after="163"/>
        <w:rPr>
          <w:rFonts w:ascii="Times New Roman" w:eastAsiaTheme="minorEastAsia" w:hAnsi="Times New Roman" w:cs="Times New Roman"/>
          <w:sz w:val="21"/>
          <w:szCs w:val="24"/>
        </w:rPr>
      </w:pPr>
      <w:bookmarkStart w:id="8" w:name="_Ref462520777"/>
      <w:r w:rsidRPr="00053F5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7D394C" wp14:editId="7E0BF12C">
            <wp:simplePos x="0" y="0"/>
            <wp:positionH relativeFrom="margin">
              <wp:posOffset>0</wp:posOffset>
            </wp:positionH>
            <wp:positionV relativeFrom="paragraph">
              <wp:posOffset>741045</wp:posOffset>
            </wp:positionV>
            <wp:extent cx="5252085" cy="3619500"/>
            <wp:effectExtent l="0" t="0" r="571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814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5</w:t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8"/>
      <w:r w:rsidR="00794814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7F423E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TSAnalyzer </w:t>
      </w:r>
      <w:r w:rsidR="00794814" w:rsidRPr="00053F55">
        <w:rPr>
          <w:rFonts w:ascii="Times New Roman" w:eastAsiaTheme="minorEastAsia" w:hAnsi="Times New Roman" w:cs="Times New Roman"/>
          <w:sz w:val="21"/>
          <w:szCs w:val="24"/>
        </w:rPr>
        <w:t>Spectral Analysis</w:t>
      </w:r>
      <w:r w:rsidR="00CE7F60">
        <w:rPr>
          <w:rFonts w:ascii="Times New Roman" w:eastAsiaTheme="minorEastAsia" w:hAnsi="Times New Roman" w:cs="Times New Roman"/>
          <w:sz w:val="21"/>
          <w:szCs w:val="24"/>
        </w:rPr>
        <w:t xml:space="preserve"> for the CAND station</w:t>
      </w:r>
      <w:r w:rsidR="00BE3911">
        <w:rPr>
          <w:rFonts w:ascii="Times New Roman" w:eastAsiaTheme="minorEastAsia" w:hAnsi="Times New Roman" w:cs="Times New Roman" w:hint="eastAsia"/>
          <w:sz w:val="21"/>
          <w:szCs w:val="24"/>
        </w:rPr>
        <w:t>.</w:t>
      </w:r>
      <w:r w:rsidR="00CE7F60">
        <w:rPr>
          <w:rFonts w:ascii="Times New Roman" w:eastAsiaTheme="minorEastAsia" w:hAnsi="Times New Roman" w:cs="Times New Roman"/>
          <w:sz w:val="21"/>
          <w:szCs w:val="24"/>
        </w:rPr>
        <w:t xml:space="preserve"> The highlight and annotation </w:t>
      </w:r>
      <w:r w:rsidR="00534B73">
        <w:rPr>
          <w:rFonts w:ascii="Times New Roman" w:eastAsiaTheme="minorEastAsia" w:hAnsi="Times New Roman" w:cs="Times New Roman"/>
          <w:sz w:val="21"/>
          <w:szCs w:val="24"/>
        </w:rPr>
        <w:t>function</w:t>
      </w:r>
      <w:r w:rsidR="001D5A3E">
        <w:rPr>
          <w:rFonts w:ascii="Times New Roman" w:eastAsiaTheme="minorEastAsia" w:hAnsi="Times New Roman" w:cs="Times New Roman"/>
          <w:sz w:val="21"/>
          <w:szCs w:val="24"/>
        </w:rPr>
        <w:t>s</w:t>
      </w:r>
      <w:r w:rsidR="00534B73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CE7F60">
        <w:rPr>
          <w:rFonts w:ascii="Times New Roman" w:eastAsiaTheme="minorEastAsia" w:hAnsi="Times New Roman" w:cs="Times New Roman"/>
          <w:sz w:val="21"/>
          <w:szCs w:val="24"/>
        </w:rPr>
        <w:t xml:space="preserve">can be triggered by click the toolbar </w:t>
      </w:r>
      <w:r w:rsidR="00672BA9">
        <w:rPr>
          <w:rFonts w:ascii="Times New Roman" w:eastAsiaTheme="minorEastAsia" w:hAnsi="Times New Roman" w:cs="Times New Roman"/>
          <w:sz w:val="21"/>
          <w:szCs w:val="24"/>
        </w:rPr>
        <w:t>menus.</w:t>
      </w:r>
    </w:p>
    <w:p w:rsidR="00340E3E" w:rsidRPr="00053F55" w:rsidRDefault="00340E3E" w:rsidP="00340E3E">
      <w:pPr>
        <w:spacing w:before="163" w:after="163"/>
        <w:rPr>
          <w:rFonts w:ascii="Times New Roman" w:hAnsi="Times New Roman" w:cs="Times New Roman"/>
        </w:rPr>
      </w:pPr>
    </w:p>
    <w:p w:rsidR="00340E3E" w:rsidRPr="0006390E" w:rsidRDefault="00340E3E" w:rsidP="00340E3E">
      <w:pPr>
        <w:pStyle w:val="2"/>
        <w:numPr>
          <w:ilvl w:val="0"/>
          <w:numId w:val="4"/>
        </w:numPr>
        <w:spacing w:before="163" w:after="163"/>
        <w:rPr>
          <w:rFonts w:ascii="Times New Roman" w:hAnsi="Times New Roman" w:cs="Times New Roman"/>
          <w:sz w:val="28"/>
          <w:szCs w:val="24"/>
        </w:rPr>
      </w:pPr>
      <w:r w:rsidRPr="0006390E">
        <w:rPr>
          <w:rFonts w:ascii="Times New Roman" w:hAnsi="Times New Roman" w:cs="Times New Roman"/>
          <w:sz w:val="28"/>
          <w:szCs w:val="24"/>
        </w:rPr>
        <w:t>Batch Analysis</w:t>
      </w:r>
    </w:p>
    <w:p w:rsidR="00DB39A3" w:rsidRDefault="003E37CC" w:rsidP="00DB39A3">
      <w:pPr>
        <w:spacing w:before="163" w:after="163"/>
        <w:rPr>
          <w:rFonts w:ascii="Times New Roman" w:hAnsi="Times New Roman" w:cs="Times New Roman"/>
        </w:rPr>
      </w:pPr>
      <w:r w:rsidRPr="00DB39A3">
        <w:rPr>
          <w:rFonts w:ascii="Times New Roman" w:hAnsi="Times New Roman" w:cs="Times New Roman"/>
        </w:rPr>
        <w:t xml:space="preserve">TSAnalyzer </w:t>
      </w:r>
      <w:r w:rsidR="00340E3E" w:rsidRPr="00DB39A3">
        <w:rPr>
          <w:rFonts w:ascii="Times New Roman" w:hAnsi="Times New Roman" w:cs="Times New Roman"/>
        </w:rPr>
        <w:t xml:space="preserve">not only can visualize </w:t>
      </w:r>
      <w:r w:rsidR="00E82813" w:rsidRPr="00DB39A3">
        <w:rPr>
          <w:rFonts w:ascii="Times New Roman" w:hAnsi="Times New Roman" w:cs="Times New Roman" w:hint="eastAsia"/>
        </w:rPr>
        <w:t xml:space="preserve">and analyze </w:t>
      </w:r>
      <w:r w:rsidR="00340E3E" w:rsidRPr="00DB39A3">
        <w:rPr>
          <w:rFonts w:ascii="Times New Roman" w:hAnsi="Times New Roman" w:cs="Times New Roman"/>
        </w:rPr>
        <w:t xml:space="preserve">the time series one by one, but also equip with flexibility batch widget for </w:t>
      </w:r>
      <w:r w:rsidR="00A26C18" w:rsidRPr="00DB39A3">
        <w:rPr>
          <w:rFonts w:ascii="Times New Roman" w:hAnsi="Times New Roman" w:cs="Times New Roman"/>
        </w:rPr>
        <w:t xml:space="preserve">the </w:t>
      </w:r>
      <w:r w:rsidR="00340E3E" w:rsidRPr="00DB39A3">
        <w:rPr>
          <w:rFonts w:ascii="Times New Roman" w:hAnsi="Times New Roman" w:cs="Times New Roman"/>
        </w:rPr>
        <w:t xml:space="preserve">user. </w:t>
      </w:r>
      <w:r w:rsidR="00E82813" w:rsidRPr="00DB39A3">
        <w:rPr>
          <w:rFonts w:ascii="Times New Roman" w:hAnsi="Times New Roman" w:cs="Times New Roman" w:hint="eastAsia"/>
        </w:rPr>
        <w:t xml:space="preserve">Using </w:t>
      </w:r>
      <w:r w:rsidR="004613BE" w:rsidRPr="00DB39A3">
        <w:rPr>
          <w:rFonts w:ascii="Times New Roman" w:hAnsi="Times New Roman" w:cs="Times New Roman"/>
        </w:rPr>
        <w:t>TSAnalyzer</w:t>
      </w:r>
      <w:r w:rsidR="00E82813" w:rsidRPr="00DB39A3">
        <w:rPr>
          <w:rFonts w:ascii="Times New Roman" w:hAnsi="Times New Roman" w:cs="Times New Roman" w:hint="eastAsia"/>
        </w:rPr>
        <w:t xml:space="preserve"> batch widget, the user can analyze and plot the multi-station time series at the same time (Figure 6, Figure 7), which will be benefit the multi-station </w:t>
      </w:r>
      <w:r w:rsidR="00E82813">
        <w:rPr>
          <w:rFonts w:ascii="Times New Roman" w:hAnsi="Times New Roman" w:cs="Times New Roman" w:hint="eastAsia"/>
        </w:rPr>
        <w:t xml:space="preserve">processing encountered </w:t>
      </w:r>
      <w:r w:rsidR="00E82813" w:rsidRPr="00E82813">
        <w:rPr>
          <w:rFonts w:ascii="Times New Roman" w:hAnsi="Times New Roman" w:cs="Times New Roman"/>
        </w:rPr>
        <w:t>continually</w:t>
      </w:r>
      <w:r w:rsidR="00E82813">
        <w:rPr>
          <w:rFonts w:ascii="Times New Roman" w:hAnsi="Times New Roman" w:cs="Times New Roman" w:hint="eastAsia"/>
        </w:rPr>
        <w:t xml:space="preserve">. </w:t>
      </w:r>
      <w:bookmarkStart w:id="9" w:name="_Ref465368081"/>
    </w:p>
    <w:p w:rsidR="003D25F8" w:rsidRPr="00053F55" w:rsidRDefault="003D25F8" w:rsidP="00E82813">
      <w:pPr>
        <w:pStyle w:val="a7"/>
        <w:keepNext/>
        <w:spacing w:before="163" w:after="163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 w:rsidRPr="00053F55">
        <w:rPr>
          <w:rFonts w:ascii="Times New Roman" w:eastAsiaTheme="minorEastAsia" w:hAnsi="Times New Roman" w:cs="Times New Roman"/>
          <w:sz w:val="21"/>
          <w:szCs w:val="24"/>
        </w:rPr>
        <w:lastRenderedPageBreak/>
        <w:t xml:space="preserve">Figure 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6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9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TSAnalyzer Analysis Batch</w:t>
      </w:r>
    </w:p>
    <w:p w:rsidR="00340E3E" w:rsidRPr="00053F55" w:rsidRDefault="003D25F8" w:rsidP="000209A2">
      <w:pPr>
        <w:spacing w:before="163" w:after="163"/>
        <w:jc w:val="center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noProof/>
        </w:rPr>
        <w:drawing>
          <wp:inline distT="0" distB="0" distL="0" distR="0">
            <wp:extent cx="4158532" cy="346210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tch_detr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42" cy="34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F8" w:rsidRPr="00053F55" w:rsidRDefault="003D25F8" w:rsidP="003D25F8">
      <w:pPr>
        <w:pStyle w:val="a7"/>
        <w:keepNext/>
        <w:spacing w:before="163" w:after="163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10" w:name="_Ref465855596"/>
      <w:r w:rsidRPr="00053F55">
        <w:rPr>
          <w:rFonts w:ascii="Times New Roman" w:eastAsiaTheme="minorEastAsia" w:hAnsi="Times New Roman" w:cs="Times New Roman"/>
          <w:sz w:val="21"/>
          <w:szCs w:val="24"/>
        </w:rPr>
        <w:lastRenderedPageBreak/>
        <w:t xml:space="preserve">Figure 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7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10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TSAnalyze Figure Batch</w:t>
      </w:r>
    </w:p>
    <w:p w:rsidR="003D25F8" w:rsidRPr="00053F55" w:rsidRDefault="003D25F8" w:rsidP="000209A2">
      <w:pPr>
        <w:spacing w:before="163" w:after="163"/>
        <w:jc w:val="center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noProof/>
        </w:rPr>
        <w:drawing>
          <wp:inline distT="0" distB="0" distL="0" distR="0">
            <wp:extent cx="4134678" cy="41988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tch_fig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604" cy="42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2D" w:rsidRPr="00053F55" w:rsidRDefault="00034942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Future</w:t>
      </w:r>
      <w:r w:rsidR="00EC1B2D" w:rsidRPr="00053F55">
        <w:rPr>
          <w:rFonts w:ascii="Times New Roman" w:hAnsi="Times New Roman" w:cs="Times New Roman"/>
        </w:rPr>
        <w:t xml:space="preserve"> Development</w:t>
      </w:r>
    </w:p>
    <w:p w:rsidR="002572BC" w:rsidRPr="00053F55" w:rsidRDefault="0043498F" w:rsidP="008F00A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Apart from the improvements of the current modules, some new time series analysis methods</w:t>
      </w:r>
      <w:r w:rsidR="00E82813">
        <w:rPr>
          <w:rFonts w:ascii="Times New Roman" w:hAnsi="Times New Roman" w:cs="Times New Roman" w:hint="eastAsia"/>
        </w:rPr>
        <w:t>, such as</w:t>
      </w:r>
      <w:r w:rsidRPr="00053F55">
        <w:rPr>
          <w:rFonts w:ascii="Times New Roman" w:hAnsi="Times New Roman" w:cs="Times New Roman"/>
        </w:rPr>
        <w:t xml:space="preserve"> </w:t>
      </w:r>
      <w:r w:rsidR="00E82813" w:rsidRPr="00053F55">
        <w:rPr>
          <w:rFonts w:ascii="Times New Roman" w:hAnsi="Times New Roman" w:cs="Times New Roman"/>
        </w:rPr>
        <w:t>Singular Spectrum Analysis (SSA), Empirical Mode Decomposition</w:t>
      </w:r>
      <w:r w:rsidR="00063EEE">
        <w:rPr>
          <w:rFonts w:ascii="Times New Roman" w:hAnsi="Times New Roman" w:cs="Times New Roman" w:hint="eastAsia"/>
        </w:rPr>
        <w:t xml:space="preserve"> </w:t>
      </w:r>
      <w:r w:rsidR="00E82813" w:rsidRPr="00053F55">
        <w:rPr>
          <w:rFonts w:ascii="Times New Roman" w:hAnsi="Times New Roman" w:cs="Times New Roman"/>
        </w:rPr>
        <w:t>(EMD)</w:t>
      </w:r>
      <w:r w:rsidR="00E82813">
        <w:rPr>
          <w:rFonts w:ascii="Times New Roman" w:hAnsi="Times New Roman" w:cs="Times New Roman" w:hint="eastAsia"/>
        </w:rPr>
        <w:t xml:space="preserve">, etc., </w:t>
      </w:r>
      <w:r w:rsidRPr="00053F55">
        <w:rPr>
          <w:rFonts w:ascii="Times New Roman" w:hAnsi="Times New Roman" w:cs="Times New Roman"/>
        </w:rPr>
        <w:t xml:space="preserve">will be integrated to </w:t>
      </w:r>
      <w:r w:rsidR="00DD4379" w:rsidRPr="00053F55">
        <w:rPr>
          <w:rFonts w:ascii="Times New Roman" w:hAnsi="Times New Roman" w:cs="Times New Roman"/>
        </w:rPr>
        <w:t>TSAnalyzer</w:t>
      </w:r>
      <w:r w:rsidR="00E82813">
        <w:rPr>
          <w:rFonts w:ascii="Times New Roman" w:hAnsi="Times New Roman" w:cs="Times New Roman" w:hint="eastAsia"/>
        </w:rPr>
        <w:t xml:space="preserve"> in the future.</w:t>
      </w:r>
      <w:r w:rsidRPr="00053F55">
        <w:rPr>
          <w:rFonts w:ascii="Times New Roman" w:hAnsi="Times New Roman" w:cs="Times New Roman"/>
        </w:rPr>
        <w:t xml:space="preserve"> </w:t>
      </w:r>
      <w:r w:rsidR="00E82813">
        <w:rPr>
          <w:rFonts w:ascii="Times New Roman" w:hAnsi="Times New Roman" w:cs="Times New Roman"/>
        </w:rPr>
        <w:t>O</w:t>
      </w:r>
      <w:r w:rsidR="00E82813">
        <w:rPr>
          <w:rFonts w:ascii="Times New Roman" w:hAnsi="Times New Roman" w:cs="Times New Roman" w:hint="eastAsia"/>
        </w:rPr>
        <w:t xml:space="preserve">therwise, the noise analysis </w:t>
      </w:r>
      <w:r w:rsidR="00126E76">
        <w:rPr>
          <w:rFonts w:ascii="Times New Roman" w:hAnsi="Times New Roman" w:cs="Times New Roman" w:hint="eastAsia"/>
        </w:rPr>
        <w:t>of</w:t>
      </w:r>
      <w:r w:rsidR="00E82813">
        <w:rPr>
          <w:rFonts w:ascii="Times New Roman" w:hAnsi="Times New Roman" w:cs="Times New Roman" w:hint="eastAsia"/>
        </w:rPr>
        <w:t xml:space="preserve"> the GNSS </w:t>
      </w:r>
      <w:r w:rsidR="00E82813">
        <w:rPr>
          <w:rFonts w:ascii="Times New Roman" w:hAnsi="Times New Roman" w:cs="Times New Roman"/>
        </w:rPr>
        <w:t>coordinate</w:t>
      </w:r>
      <w:r w:rsidR="00E82813">
        <w:rPr>
          <w:rFonts w:ascii="Times New Roman" w:hAnsi="Times New Roman" w:cs="Times New Roman" w:hint="eastAsia"/>
        </w:rPr>
        <w:t xml:space="preserve"> time series, common mode errors analysis </w:t>
      </w:r>
      <w:r w:rsidR="00E82813" w:rsidRPr="00053F55">
        <w:rPr>
          <w:rFonts w:ascii="Times New Roman" w:hAnsi="Times New Roman" w:cs="Times New Roman"/>
        </w:rPr>
        <w:fldChar w:fldCharType="begin"/>
      </w:r>
      <w:r w:rsidR="00E82813" w:rsidRPr="00053F55">
        <w:rPr>
          <w:rFonts w:ascii="Times New Roman" w:hAnsi="Times New Roman" w:cs="Times New Roman"/>
        </w:rPr>
        <w:instrText xml:space="preserve"> ADDIN NE.Ref.{981387A2-BEB2-4252-AFEE-FB79CF8BCD67}</w:instrText>
      </w:r>
      <w:r w:rsidR="00E82813" w:rsidRPr="00053F55">
        <w:rPr>
          <w:rFonts w:ascii="Times New Roman" w:hAnsi="Times New Roman" w:cs="Times New Roman"/>
        </w:rPr>
        <w:fldChar w:fldCharType="separate"/>
      </w:r>
      <w:r w:rsidR="00E82813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(Wdowinski and Bock et al., 1997; Nikolaidis, 2002; Dong and Fang et al., 2006)</w:t>
      </w:r>
      <w:r w:rsidR="00E82813" w:rsidRPr="00053F55">
        <w:rPr>
          <w:rFonts w:ascii="Times New Roman" w:hAnsi="Times New Roman" w:cs="Times New Roman"/>
        </w:rPr>
        <w:fldChar w:fldCharType="end"/>
      </w:r>
      <w:r w:rsidR="00126E76">
        <w:rPr>
          <w:rFonts w:ascii="Times New Roman" w:hAnsi="Times New Roman" w:cs="Times New Roman" w:hint="eastAsia"/>
        </w:rPr>
        <w:t>, spatial filtering</w:t>
      </w:r>
      <w:r w:rsidR="00E82813">
        <w:rPr>
          <w:rFonts w:ascii="Times New Roman" w:hAnsi="Times New Roman" w:cs="Times New Roman" w:hint="eastAsia"/>
        </w:rPr>
        <w:t xml:space="preserve"> and Monte Carlo simulation etc. will be developed too. </w:t>
      </w:r>
      <w:r w:rsidR="00126E76">
        <w:rPr>
          <w:rFonts w:ascii="Times New Roman" w:hAnsi="Times New Roman" w:cs="Times New Roman" w:hint="eastAsia"/>
        </w:rPr>
        <w:t xml:space="preserve">We hope that the TSAnalyzer software can benefit the users who want to do post-analysis of GNSS </w:t>
      </w:r>
      <w:r w:rsidR="00126E76">
        <w:rPr>
          <w:rFonts w:ascii="Times New Roman" w:hAnsi="Times New Roman" w:cs="Times New Roman"/>
        </w:rPr>
        <w:t>coordinate</w:t>
      </w:r>
      <w:r w:rsidR="00126E76">
        <w:rPr>
          <w:rFonts w:ascii="Times New Roman" w:hAnsi="Times New Roman" w:cs="Times New Roman" w:hint="eastAsia"/>
        </w:rPr>
        <w:t xml:space="preserve"> time series and </w:t>
      </w:r>
      <w:r w:rsidR="00126E76">
        <w:rPr>
          <w:rFonts w:ascii="Times New Roman" w:hAnsi="Times New Roman" w:cs="Times New Roman"/>
        </w:rPr>
        <w:t>develop</w:t>
      </w:r>
      <w:r w:rsidR="00126E76">
        <w:rPr>
          <w:rFonts w:ascii="Times New Roman" w:hAnsi="Times New Roman" w:cs="Times New Roman" w:hint="eastAsia"/>
        </w:rPr>
        <w:t xml:space="preserve"> it under the open source frame.</w:t>
      </w:r>
    </w:p>
    <w:p w:rsidR="00EC1B2D" w:rsidRPr="00053F55" w:rsidRDefault="00EC1B2D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lastRenderedPageBreak/>
        <w:t>Acknowledge</w:t>
      </w:r>
      <w:r w:rsidR="00B25535">
        <w:rPr>
          <w:rFonts w:ascii="Times New Roman" w:hAnsi="Times New Roman" w:cs="Times New Roman"/>
        </w:rPr>
        <w:t>ments:</w:t>
      </w:r>
    </w:p>
    <w:p w:rsidR="00BF6CF4" w:rsidRPr="00EA0148" w:rsidRDefault="00A805BE" w:rsidP="00BF6CF4">
      <w:pPr>
        <w:autoSpaceDE w:val="0"/>
        <w:autoSpaceDN w:val="0"/>
        <w:adjustRightInd w:val="0"/>
        <w:spacing w:beforeLines="0" w:before="0" w:afterLines="0" w:after="0" w:line="240" w:lineRule="auto"/>
        <w:jc w:val="left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I am grateful to the authors mentioned above, Herring</w:t>
      </w:r>
      <w:r w:rsidR="00991BA2" w:rsidRPr="00053F55">
        <w:rPr>
          <w:rFonts w:ascii="Times New Roman" w:hAnsi="Times New Roman" w:cs="Times New Roman"/>
        </w:rPr>
        <w:t>,</w:t>
      </w:r>
      <w:r w:rsidRPr="00053F55">
        <w:rPr>
          <w:rFonts w:ascii="Times New Roman" w:hAnsi="Times New Roman" w:cs="Times New Roman"/>
        </w:rPr>
        <w:t xml:space="preserve"> Tian, Williams, and Goudarzi, for thei</w:t>
      </w:r>
      <w:r w:rsidR="009E6268" w:rsidRPr="00053F55">
        <w:rPr>
          <w:rFonts w:ascii="Times New Roman" w:hAnsi="Times New Roman" w:cs="Times New Roman"/>
        </w:rPr>
        <w:t xml:space="preserve">r open source and dedications. </w:t>
      </w:r>
      <w:r w:rsidR="00361BAA" w:rsidRPr="00053F55">
        <w:rPr>
          <w:rFonts w:ascii="Times New Roman" w:hAnsi="Times New Roman" w:cs="Times New Roman"/>
        </w:rPr>
        <w:t>I also want to thank the developers of</w:t>
      </w:r>
      <w:r w:rsidR="007F0F22">
        <w:rPr>
          <w:rFonts w:ascii="Times New Roman" w:hAnsi="Times New Roman" w:cs="Times New Roman"/>
        </w:rPr>
        <w:t xml:space="preserve"> </w:t>
      </w:r>
      <w:r w:rsidR="00ED65CE">
        <w:rPr>
          <w:rFonts w:ascii="Times New Roman" w:hAnsi="Times New Roman" w:cs="Times New Roman"/>
        </w:rPr>
        <w:t xml:space="preserve">Numpy, Matplotlib, Astropy </w:t>
      </w:r>
      <w:r w:rsidR="00361BAA" w:rsidRPr="00053F55">
        <w:rPr>
          <w:rFonts w:ascii="Times New Roman" w:hAnsi="Times New Roman" w:cs="Times New Roman"/>
        </w:rPr>
        <w:t xml:space="preserve">and so on, for their </w:t>
      </w:r>
      <w:r w:rsidR="00363D66" w:rsidRPr="00363D66">
        <w:rPr>
          <w:rFonts w:ascii="Times New Roman" w:hAnsi="Times New Roman" w:cs="Times New Roman"/>
        </w:rPr>
        <w:t xml:space="preserve">selflessness </w:t>
      </w:r>
      <w:r w:rsidR="00361BAA" w:rsidRPr="00053F55">
        <w:rPr>
          <w:rFonts w:ascii="Times New Roman" w:hAnsi="Times New Roman" w:cs="Times New Roman"/>
        </w:rPr>
        <w:t>contribution to the Python community.</w:t>
      </w:r>
      <w:r w:rsidR="00BF6CF4">
        <w:t xml:space="preserve"> </w:t>
      </w:r>
      <w:r w:rsidR="00063EEE" w:rsidRPr="00EA0148">
        <w:rPr>
          <w:rFonts w:ascii="Times New Roman" w:hAnsi="Times New Roman" w:cs="Times New Roman"/>
        </w:rPr>
        <w:t>This research is supported by research projects of the National Natural Science Foundation of China (grant No. 41621091, 41374087 and 41674084).</w:t>
      </w:r>
    </w:p>
    <w:p w:rsidR="00CF1A39" w:rsidRDefault="00AC75D2" w:rsidP="00CF1A39">
      <w:pPr>
        <w:autoSpaceDE w:val="0"/>
        <w:autoSpaceDN w:val="0"/>
        <w:adjustRightInd w:val="0"/>
        <w:spacing w:beforeLines="0" w:before="0" w:afterLines="0" w:after="0" w:line="240" w:lineRule="auto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053F55">
        <w:rPr>
          <w:rFonts w:ascii="Times New Roman" w:hAnsi="Times New Roman" w:cs="Times New Roman"/>
        </w:rPr>
        <w:fldChar w:fldCharType="begin"/>
      </w:r>
      <w:r w:rsidRPr="00053F55">
        <w:rPr>
          <w:rFonts w:ascii="Times New Roman" w:hAnsi="Times New Roman" w:cs="Times New Roman"/>
        </w:rPr>
        <w:instrText xml:space="preserve"> ADDIN NE.Bib</w:instrText>
      </w:r>
      <w:r w:rsidRPr="00053F55">
        <w:rPr>
          <w:rFonts w:ascii="Times New Roman" w:hAnsi="Times New Roman" w:cs="Times New Roman"/>
        </w:rPr>
        <w:fldChar w:fldCharType="separate"/>
      </w:r>
    </w:p>
    <w:p w:rsidR="00CF1A39" w:rsidRPr="00994138" w:rsidRDefault="00CF1A39" w:rsidP="00994138">
      <w:pPr>
        <w:pStyle w:val="1"/>
        <w:spacing w:before="163" w:after="163"/>
        <w:rPr>
          <w:rFonts w:ascii="Times New Roman" w:hAnsi="Times New Roman" w:cs="Times New Roman"/>
        </w:rPr>
      </w:pPr>
      <w:r w:rsidRPr="00994138">
        <w:rPr>
          <w:rFonts w:ascii="Times New Roman" w:hAnsi="Times New Roman" w:cs="Times New Roman"/>
        </w:rPr>
        <w:t>References: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Dong, D. and P. Fang, et al. (2006). "Spatiotemporal filtering using principal component analysis and Karhunen-Loeve expansion approaches for regional GPS network analysis." Journal of Geophysical Research: Solid Earth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111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(B3): n/a-n/a.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1" w:name="_neb6001E77E_C24D_45DE_A550_BE6A751C84BA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Gazeaux, J. and S. Williams, et al. (2013). "Detecting offsets in GPS time series: First results from the detection of offsets in GPS experiment." Journal of Geophysical Research: Solid Earth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118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(5): 2397-2407.</w:t>
      </w:r>
      <w:bookmarkEnd w:id="11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Goudarzi, M. A. and M. Cocard, et al. (2013). "GPS interactive time series analysis software."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17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(4): 595-603.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Herring, T. (2003). "MATLAB Tools for viewing GPS velocities and time series."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7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(3): 194-199.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>Nikolaidis (2002). Observation of geodetic and seismic deformation.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2" w:name="_neb7FE9D056_92D4_42AC_AB43_92109CE9D07B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Robitaille, T. P. and E. J. Tollerud, et al. (2013). "Astropy: A community Python package for astronomy." Astronomy &amp; Astrophysics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558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>: A33.</w:t>
      </w:r>
      <w:bookmarkEnd w:id="12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3" w:name="_nebA83541B9_0F6A_4CC0_ACFD_69C582E8A30B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Scargle, J. D. (1982). "Studies in astronomical time series analysis. II - Statistical aspects of spectral analysis of unevenly spaced data." The Astrophysical Journal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263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>: 835.</w:t>
      </w:r>
      <w:bookmarkEnd w:id="13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Tian, Y. (2011). "iGPS: IDL tool package for GPS position time series analysis."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15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(3): 299-303.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Wdowinski, S. and Y. Bock, et al. (1997). "Southern California permanent GPS geodetic array: Spatial filtering of daily positions for estimating coseismic and postseismic displacements induced by the 1992 Landers earthquake." Journal of Geophysical Research: Solid Earth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102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(B8): 18057-18070.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4" w:name="_neb373804B5_B57F_4D7B_8AFD_9496F3714D4F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Williams, S. D. P. (2008). "CATS: GPS coordinate time series analysis software."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12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(2): 147-153.</w:t>
      </w:r>
      <w:bookmarkEnd w:id="14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5" w:name="_neb968807B0_E55B_4AB8_990F_D99B8F1182DB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Zechmeister, M. and M. Kürster (2009). "The generalised Lomb-Scargle periodogram." Astronomy and Astrophysics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496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(2): 577-584.</w:t>
      </w:r>
      <w:bookmarkEnd w:id="15"/>
    </w:p>
    <w:p w:rsidR="00A805BE" w:rsidRPr="00053F55" w:rsidRDefault="00AC75D2" w:rsidP="00A805BE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fldChar w:fldCharType="end"/>
      </w:r>
    </w:p>
    <w:sectPr w:rsidR="00A805BE" w:rsidRPr="00053F55" w:rsidSect="0039502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FF4" w:rsidRDefault="00E80FF4" w:rsidP="00451257">
      <w:pPr>
        <w:spacing w:before="120" w:after="120" w:line="240" w:lineRule="auto"/>
      </w:pPr>
      <w:r>
        <w:separator/>
      </w:r>
    </w:p>
  </w:endnote>
  <w:endnote w:type="continuationSeparator" w:id="0">
    <w:p w:rsidR="00E80FF4" w:rsidRDefault="00E80FF4" w:rsidP="00451257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0703897"/>
      <w:docPartObj>
        <w:docPartGallery w:val="Page Numbers (Bottom of Page)"/>
        <w:docPartUnique/>
      </w:docPartObj>
    </w:sdtPr>
    <w:sdtEndPr/>
    <w:sdtContent>
      <w:p w:rsidR="0033177A" w:rsidRDefault="0033177A">
        <w:pPr>
          <w:pStyle w:val="ac"/>
          <w:spacing w:before="120" w:after="12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34BF" w:rsidRPr="00BD34BF">
          <w:rPr>
            <w:noProof/>
            <w:lang w:val="zh-CN"/>
          </w:rPr>
          <w:t>3</w:t>
        </w:r>
        <w:r>
          <w:fldChar w:fldCharType="end"/>
        </w:r>
      </w:p>
    </w:sdtContent>
  </w:sdt>
  <w:p w:rsidR="0033177A" w:rsidRDefault="0033177A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FF4" w:rsidRDefault="00E80FF4" w:rsidP="00451257">
      <w:pPr>
        <w:spacing w:before="120" w:after="120" w:line="240" w:lineRule="auto"/>
      </w:pPr>
      <w:r>
        <w:separator/>
      </w:r>
    </w:p>
  </w:footnote>
  <w:footnote w:type="continuationSeparator" w:id="0">
    <w:p w:rsidR="00E80FF4" w:rsidRDefault="00E80FF4" w:rsidP="00451257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 w:rsidP="00B60162">
    <w:pPr>
      <w:pStyle w:val="aa"/>
      <w:pBdr>
        <w:bottom w:val="none" w:sz="0" w:space="0" w:color="auto"/>
      </w:pBdr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 w:rsidP="00B60162">
    <w:pPr>
      <w:pStyle w:val="aa"/>
      <w:pBdr>
        <w:bottom w:val="none" w:sz="0" w:space="0" w:color="auto"/>
      </w:pBdr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C126C"/>
    <w:multiLevelType w:val="hybridMultilevel"/>
    <w:tmpl w:val="A00A126A"/>
    <w:lvl w:ilvl="0" w:tplc="1C10E9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912AC"/>
    <w:multiLevelType w:val="hybridMultilevel"/>
    <w:tmpl w:val="1AD248AC"/>
    <w:lvl w:ilvl="0" w:tplc="24C4E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C66E49"/>
    <w:multiLevelType w:val="hybridMultilevel"/>
    <w:tmpl w:val="5EE27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065290"/>
    <w:multiLevelType w:val="hybridMultilevel"/>
    <w:tmpl w:val="440CDD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F50DD9"/>
    <w:multiLevelType w:val="hybridMultilevel"/>
    <w:tmpl w:val="D2D60D62"/>
    <w:lvl w:ilvl="0" w:tplc="213E920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072BFE"/>
    <w:multiLevelType w:val="hybridMultilevel"/>
    <w:tmpl w:val="F9861CDC"/>
    <w:lvl w:ilvl="0" w:tplc="843A2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464214"/>
    <w:multiLevelType w:val="hybridMultilevel"/>
    <w:tmpl w:val="FD4ACA24"/>
    <w:lvl w:ilvl="0" w:tplc="550079C6">
      <w:numFmt w:val="bullet"/>
      <w:lvlText w:val=""/>
      <w:lvlJc w:val="left"/>
      <w:pPr>
        <w:ind w:left="360" w:hanging="360"/>
      </w:pPr>
      <w:rPr>
        <w:rFonts w:ascii="Wingdings" w:eastAsia="华文中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9DEB81F-42FD-4CDC-B096-BEC12E115C06}" w:val=" ADDIN NE.Ref.{09DEB81F-42FD-4CDC-B096-BEC12E115C06}&lt;Citation&gt;&lt;Group&gt;&lt;References&gt;&lt;Item&gt;&lt;ID&gt;136&lt;/ID&gt;&lt;UID&gt;{A83541B9-0F6A-4CC0-ACFD-69C582E8A30B}&lt;/UID&gt;&lt;Title&gt;Studies in astronomical time series analysis. II - Statistical aspects of spectral analysis of unevenly spaced data&lt;/Title&gt;&lt;Template&gt;Journal Article&lt;/Template&gt;&lt;Star&gt;0&lt;/Star&gt;&lt;Tag&gt;0&lt;/Tag&gt;&lt;Author&gt;Scargle, J D&lt;/Author&gt;&lt;Year&gt;1982&lt;/Year&gt;&lt;Details&gt;&lt;_accessed&gt;61234024&lt;/_accessed&gt;&lt;_created&gt;61234023&lt;/_created&gt;&lt;_db_updated&gt;CrossRef&lt;/_db_updated&gt;&lt;_doi&gt;10.1086/160554&lt;/_doi&gt;&lt;_impact_factor&gt;   5.909&lt;/_impact_factor&gt;&lt;_isbn&gt;0004-637X&lt;/_isbn&gt;&lt;_journal&gt;The Astrophysical Journal&lt;/_journal&gt;&lt;_modified&gt;61330232&lt;/_modified&gt;&lt;_pages&gt;835&lt;/_pages&gt;&lt;_tertiary_title&gt;ApJ&lt;/_tertiary_title&gt;&lt;_url&gt;http://adsabs.harvard.edu/doi/10.1086/160554&lt;/_url&gt;&lt;_volume&gt;263&lt;/_volume&gt;&lt;/Details&gt;&lt;Extra&gt;&lt;DBUID&gt;{B812A3FA-03A8-4E4C-B9F3-E49F0CB9B766}&lt;/DBUID&gt;&lt;/Extra&gt;&lt;/Item&gt;&lt;/References&gt;&lt;/Group&gt;&lt;Group&gt;&lt;References&gt;&lt;Item&gt;&lt;ID&gt;137&lt;/ID&gt;&lt;UID&gt;{968807B0-E55B-4AB8-990F-D99B8F1182DB}&lt;/UID&gt;&lt;Title&gt;The generalised Lomb-Scargle periodogram&lt;/Title&gt;&lt;Template&gt;Journal Article&lt;/Template&gt;&lt;Star&gt;0&lt;/Star&gt;&lt;Tag&gt;0&lt;/Tag&gt;&lt;Author&gt;Zechmeister, M; Kürster, M&lt;/Author&gt;&lt;Year&gt;2009&lt;/Year&gt;&lt;Details&gt;&lt;_accessed&gt;61398617&lt;/_accessed&gt;&lt;_collection_scope&gt;EI;&lt;/_collection_scope&gt;&lt;_created&gt;61234025&lt;/_created&gt;&lt;_db_updated&gt;CrossRef&lt;/_db_updated&gt;&lt;_doi&gt;10.1051/0004-6361:200811296&lt;/_doi&gt;&lt;_impact_factor&gt;   4.378&lt;/_impact_factor&gt;&lt;_isbn&gt;0004-6361&lt;/_isbn&gt;&lt;_issue&gt;2&lt;/_issue&gt;&lt;_journal&gt;Astronomy and Astrophysics&lt;/_journal&gt;&lt;_modified&gt;61387138&lt;/_modified&gt;&lt;_pages&gt;577-584&lt;/_pages&gt;&lt;_tertiary_title&gt;A&amp;amp;A&lt;/_tertiary_title&gt;&lt;_url&gt;http://www.aanda.org/10.1051/0004-6361:200811296&lt;/_url&gt;&lt;_volume&gt;496&lt;/_volume&gt;&lt;/Details&gt;&lt;Extra&gt;&lt;DBUID&gt;{B812A3FA-03A8-4E4C-B9F3-E49F0CB9B766}&lt;/DBUID&gt;&lt;/Extra&gt;&lt;/Item&gt;&lt;/References&gt;&lt;/Group&gt;&lt;/Citation&gt;_x000a_"/>
    <w:docVar w:name="NE.Ref{3B16CC4D-6A0E-4656-98C4-064ED3D4FCD4}" w:val=" ADDIN NE.Ref.{3B16CC4D-6A0E-4656-98C4-064ED3D4FCD4}&lt;Citation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/Citation&gt;_x000a_"/>
    <w:docVar w:name="NE.Ref{69E999A9-4127-4638-9095-9C8815CD0E6B}" w:val=" ADDIN NE.Ref.{69E999A9-4127-4638-9095-9C8815CD0E6B}&lt;Citation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/Citation&gt;_x000a_"/>
    <w:docVar w:name="NE.Ref{93938E51-5A72-4AE9-8DA9-68244305542F}" w:val=" ADDIN NE.Ref.{93938E51-5A72-4AE9-8DA9-68244305542F}&lt;Citation&gt;&lt;Group&gt;&lt;References&gt;&lt;Item&gt;&lt;ID&gt;11&lt;/ID&gt;&lt;UID&gt;{373804B5-B57F-4D7B-8AFD-9496F3714D4F}&lt;/UID&gt;&lt;Title&gt;CATS: GPS coordinate time series analysis software&lt;/Title&gt;&lt;Template&gt;Journal Article&lt;/Template&gt;&lt;Star&gt;0&lt;/Star&gt;&lt;Tag&gt;0&lt;/Tag&gt;&lt;Author&gt;Williams, Simon D P&lt;/Author&gt;&lt;Year&gt;2008&lt;/Year&gt;&lt;Details&gt;&lt;_accessed&gt;61232448&lt;/_accessed&gt;&lt;_collection_scope&gt;EI;SCIE;&lt;/_collection_scope&gt;&lt;_created&gt;61231668&lt;/_created&gt;&lt;_db_updated&gt;CrossRef&lt;/_db_updated&gt;&lt;_doi&gt;10.1007/s10291-007-0086-4&lt;/_doi&gt;&lt;_impact_factor&gt;   2.991&lt;/_impact_factor&gt;&lt;_isbn&gt;1080-5370&lt;/_isbn&gt;&lt;_issue&gt;2&lt;/_issue&gt;&lt;_journal&gt;GPS Solutions&lt;/_journal&gt;&lt;_modified&gt;61339267&lt;/_modified&gt;&lt;_pages&gt;147-153&lt;/_pages&gt;&lt;_tertiary_title&gt;GPS Solut&lt;/_tertiary_title&gt;&lt;_url&gt;http://link.springer.com/10.1007/s10291-007-0086-4_x000d__x000a_http://www.springerlink.com/index/pdf/10.1007/s10291-007-0086-4&lt;/_url&gt;&lt;_volume&gt;12&lt;/_volume&gt;&lt;/Details&gt;&lt;Extra&gt;&lt;DBUID&gt;{B812A3FA-03A8-4E4C-B9F3-E49F0CB9B766}&lt;/DBUID&gt;&lt;/Extra&gt;&lt;/Item&gt;&lt;/References&gt;&lt;/Group&gt;&lt;/Citation&gt;_x000a_"/>
    <w:docVar w:name="NE.Ref{981387A2-BEB2-4252-AFEE-FB79CF8BCD67}" w:val=" ADDIN NE.Ref.{981387A2-BEB2-4252-AFEE-FB79CF8BCD67}&lt;Citation&gt;&lt;Group&gt;&lt;References&gt;&lt;Item&gt;&lt;ID&gt;132&lt;/ID&gt;&lt;UID&gt;{E2A911FC-6B9A-466C-8B17-DE2A286DD7B1}&lt;/UID&gt;&lt;Title&gt;Southern California permanent GPS geodetic array: Spatial filtering of daily positions for estimating coseismic and postseismic displacements induced by the 1992 Landers earthquake&lt;/Title&gt;&lt;Template&gt;Journal Article&lt;/Template&gt;&lt;Star&gt;0&lt;/Star&gt;&lt;Tag&gt;0&lt;/Tag&gt;&lt;Author&gt;Wdowinski, Shimon; Bock, Yehuda; Zhang, Jie; Fang, Peng; Genrich, Joachim&lt;/Author&gt;&lt;Year&gt;1997&lt;/Year&gt;&lt;Details&gt;&lt;_accessed&gt;61236586&lt;/_accessed&gt;&lt;_created&gt;61232870&lt;/_created&gt;&lt;_date&gt;51336000&lt;/_date&gt;&lt;_db_updated&gt;CrossRef&lt;/_db_updated&gt;&lt;_doi&gt;10.1029/97JB01378&lt;/_doi&gt;&lt;_issue&gt;B8&lt;/_issue&gt;&lt;_journal&gt;Journal of Geophysical Research: Solid Earth&lt;/_journal&gt;&lt;_modified&gt;61232871&lt;/_modified&gt;&lt;_pages&gt;18057-18070&lt;/_pages&gt;&lt;_tertiary_title&gt;J. Geophys. Res.&lt;/_tertiary_title&gt;&lt;_url&gt;http://doi.wiley.com/10.1029/97JB01378 _x000d__x000a_http://www.agu.org/journals/jb/v102/iB08/97JB01378/97JB01378.pdf _x000d__x000a_http://www.jstor.org/action/Southern California permanent GPS geodetic array  Spatial filtering of daily positions for estimating coseismic and postseismic displacements induced by the 1992 Landers earthquake 全文链接_x000d__x000a_&lt;/_url&gt;&lt;_volume&gt;102&lt;/_volume&gt;&lt;/Details&gt;&lt;Extra&gt;&lt;DBUID&gt;{B812A3FA-03A8-4E4C-B9F3-E49F0CB9B766}&lt;/DBUID&gt;&lt;/Extra&gt;&lt;/Item&gt;&lt;/References&gt;&lt;/Group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Group&gt;&lt;References&gt;&lt;Item&gt;&lt;ID&gt;39&lt;/ID&gt;&lt;UID&gt;{9F12736C-B1B1-4240-8352-77751A7EAFF3}&lt;/UID&gt;&lt;Title&gt;Spatiotemporal filtering using principal component analysis and Karhunen-Loeve expansion approaches for regional GPS network analysis&lt;/Title&gt;&lt;Template&gt;Journal Article&lt;/Template&gt;&lt;Star&gt;0&lt;/Star&gt;&lt;Tag&gt;0&lt;/Tag&gt;&lt;Author&gt;Dong, D; Fang, P; Bock, Y; Webb, F; Prawirodirdjo, L; Kedar, S; Jamason, P&lt;/Author&gt;&lt;Year&gt;2006&lt;/Year&gt;&lt;Details&gt;&lt;_accessed&gt;61231670&lt;/_accessed&gt;&lt;_created&gt;61231668&lt;/_created&gt;&lt;_db_updated&gt;CrossRef&lt;/_db_updated&gt;&lt;_doi&gt;10.1029/2005JB003806&lt;/_doi&gt;&lt;_issue&gt;B3&lt;/_issue&gt;&lt;_journal&gt;Journal of Geophysical Research: Solid Earth&lt;/_journal&gt;&lt;_modified&gt;61232649&lt;/_modified&gt;&lt;_pages&gt;n/a-n/a&lt;/_pages&gt;&lt;_tertiary_title&gt;J. Geophys. Res.&lt;/_tertiary_title&gt;&lt;_url&gt;http://doi.wiley.com/10.1029/2005JB003806_x000d__x000a_http://api.wiley.com/onlinelibrary/tdm/v1/articles/10.1029%2F2005JB003806&lt;/_url&gt;&lt;_volume&gt;111&lt;/_volume&gt;&lt;/Details&gt;&lt;Extra&gt;&lt;DBUID&gt;{B812A3FA-03A8-4E4C-B9F3-E49F0CB9B766}&lt;/DBUID&gt;&lt;/Extra&gt;&lt;/Item&gt;&lt;/References&gt;&lt;/Group&gt;&lt;/Citation&gt;_x000a_"/>
    <w:docVar w:name="NE.Ref{C4716A62-847C-4B29-B98A-FF48EE6D6E9E}" w:val=" ADDIN NE.Ref.{C4716A62-847C-4B29-B98A-FF48EE6D6E9E}&lt;Citation&gt;&lt;Group&gt;&lt;References&gt;&lt;Item&gt;&lt;ID&gt;51&lt;/ID&gt;&lt;UID&gt;{6001E77E-C24D-45DE-A550-BE6A751C84BA}&lt;/UID&gt;&lt;Title&gt;Detecting offsets in GPS time series: First results from the detection of offsets in GPS experiment&lt;/Title&gt;&lt;Template&gt;Journal Article&lt;/Template&gt;&lt;Star&gt;0&lt;/Star&gt;&lt;Tag&gt;0&lt;/Tag&gt;&lt;Author&gt;Gazeaux, Julien; Williams, Simon; King, Matt; Bos, Machiel; Dach, Rolf; Deo, Manoj; Moore, Angelyn W; Ostini, Luca; Petrie, Elizabeth; Roggero, Marco; Teferle, Felix Norman; Olivares, German; Webb, Frank H&lt;/Author&gt;&lt;Year&gt;2013&lt;/Year&gt;&lt;Details&gt;&lt;_accessed&gt;61235407&lt;/_accessed&gt;&lt;_created&gt;61231668&lt;/_created&gt;&lt;_db_updated&gt;CrossRef&lt;/_db_updated&gt;&lt;_doi&gt;10.1002/jgrb.50152&lt;/_doi&gt;&lt;_issue&gt;5&lt;/_issue&gt;&lt;_journal&gt;Journal of Geophysical Research: Solid Earth&lt;/_journal&gt;&lt;_modified&gt;61235407&lt;/_modified&gt;&lt;_pages&gt;2397-2407&lt;/_pages&gt;&lt;_tertiary_title&gt;J. Geophys. Res. Solid Earth&lt;/_tertiary_title&gt;&lt;_url&gt;http://doi.wiley.com/10.1002/jgrb.50152_x000d__x000a_http://api.wiley.com/onlinelibrary/tdm/v1/articles/10.1002%2Fjgrb.50152&lt;/_url&gt;&lt;_volume&gt;118&lt;/_volume&gt;&lt;/Details&gt;&lt;Extra&gt;&lt;DBUID&gt;{B812A3FA-03A8-4E4C-B9F3-E49F0CB9B766}&lt;/DBUID&gt;&lt;/Extra&gt;&lt;/Item&gt;&lt;/References&gt;&lt;/Group&gt;&lt;/Citation&gt;_x000a_"/>
    <w:docVar w:name="NE.Ref{D44773BC-F9A9-4D43-8E4E-E39366DDB59D}" w:val=" ADDIN NE.Ref.{D44773BC-F9A9-4D43-8E4E-E39366DDB59D}&lt;Citation&gt;&lt;Group&gt;&lt;References&gt;&lt;Item&gt;&lt;ID&gt;176&lt;/ID&gt;&lt;UID&gt;{7FE9D056-92D4-42AC-AB43-92109CE9D07B}&lt;/UID&gt;&lt;Title&gt;Astropy: A community Python package for astronomy&lt;/Title&gt;&lt;Template&gt;Journal Article&lt;/Template&gt;&lt;Star&gt;0&lt;/Star&gt;&lt;Tag&gt;0&lt;/Tag&gt;&lt;Author&gt;Robitaille, Thomas P; Tollerud, Erik J; Greenfield, Perry; Droettboom, Michael; Bray, Erik; Aldcroft, Tom; Davis, Matt; Ginsburg, Adam; Price-Whelan, Adrian M; Kerzendorf, Wolfgang E; Conley, Alexander; Crighton, Neil; Barbary, Kyle; Muna, Demitri; Ferguson, Henry; Grollier, Frédéric; Parikh, Madhura M; Nair, Prasanth H; Günther, Hans M; Deil, Christoph; Woillez, Julien; Conseil, Simon; Kramer, Roban; Turner, James E H; Singer, Leo; Fox, Ryan; Weaver, Benjamin A; Zabalza, Victor; Edwards, Zachary I; Azalee Bostroem, K; Burke, D J; Casey, Andrew R; Crawford, Steven M; Dencheva, Nadia; Ely, Justin; Jenness, Tim; Labrie, Kathleen; Lim, Pey Lian; Pierfederici, Francesco; Pontzen, Andrew; Ptak, Andy; Refsdal, Brian; Servillat, Mathieu; Streicher, Ole&lt;/Author&gt;&lt;Year&gt;2013&lt;/Year&gt;&lt;Details&gt;&lt;_created&gt;61475924&lt;/_created&gt;&lt;_modified&gt;61475928&lt;/_modified&gt;&lt;_accessed&gt;61475928&lt;/_accessed&gt;&lt;_doi&gt;10.1051/0004-6361/201322068&lt;/_doi&gt;&lt;_url&gt;http://www.aanda.org/10.1051/0004-6361/201322068&lt;/_url&gt;&lt;_journal&gt;Astronomy &amp;amp; Astrophysics&lt;/_journal&gt;&lt;_volume&gt;558&lt;/_volume&gt;&lt;_pages&gt;A33&lt;/_pages&gt;&lt;_tertiary_title&gt;A&amp;amp;A&lt;/_tertiary_title&gt;&lt;_isbn&gt;0004-6361&lt;/_isbn&gt;&lt;_db_updated&gt;CrossRef&lt;/_db_updated&gt;&lt;_impact_factor&gt;   5.185&lt;/_impact_factor&gt;&lt;_collection_scope&gt;SCI;SCIE;&lt;/_collection_scope&gt;&lt;/Details&gt;&lt;Extra&gt;&lt;DBUID&gt;{B812A3FA-03A8-4E4C-B9F3-E49F0CB9B766}&lt;/DBUID&gt;&lt;/Extra&gt;&lt;/Item&gt;&lt;/References&gt;&lt;/Group&gt;&lt;/Citation&gt;_x000a_"/>
    <w:docVar w:name="NE.Ref{DD428117-5DCF-4B84-B3A9-45557609E852}" w:val=" ADDIN NE.Ref.{DD428117-5DCF-4B84-B3A9-45557609E852}&lt;Citation&gt;&lt;Group&gt;&lt;References&gt;&lt;Item&gt;&lt;ID&gt;168&lt;/ID&gt;&lt;UID&gt;{EA8B367D-A6A2-4FA2-BE19-96472C42671B}&lt;/UID&gt;&lt;Title&gt;MATLAB Tools for viewing GPS velocities and time series&lt;/Title&gt;&lt;Template&gt;Journal Article&lt;/Template&gt;&lt;Star&gt;0&lt;/Star&gt;&lt;Tag&gt;0&lt;/Tag&gt;&lt;Author&gt;Herring, Thomas&lt;/Author&gt;&lt;Year&gt;2003&lt;/Year&gt;&lt;Details&gt;&lt;_doi&gt;10.1007/s10291-003-0068-0&lt;/_doi&gt;&lt;_created&gt;61398613&lt;/_created&gt;&lt;_modified&gt;61398613&lt;/_modified&gt;&lt;_url&gt;http://link.springer.com/10.1007/s10291-003-0068-0_x000d__x000a_http://www.springerlink.com/index/pdf/10.1007/s10291-003-0068-0&lt;/_url&gt;&lt;_journal&gt;GPS Solutions&lt;/_journal&gt;&lt;_volume&gt;7&lt;/_volume&gt;&lt;_issue&gt;3&lt;/_issue&gt;&lt;_pages&gt;194-199&lt;/_pages&gt;&lt;_tertiary_title&gt;GPS Solutions&lt;/_tertiary_title&gt;&lt;_date&gt;54653760&lt;/_date&gt;&lt;_isbn&gt;1080-5370&lt;/_isbn&gt;&lt;_accessed&gt;61398613&lt;/_accessed&gt;&lt;_db_updated&gt;CrossRef&lt;/_db_updated&gt;&lt;_impact_factor&gt;   2.991&lt;/_impact_factor&gt;&lt;_collection_scope&gt;EI;SCIE;&lt;/_collection_scope&gt;&lt;/Details&gt;&lt;Extra&gt;&lt;DBUID&gt;{B812A3FA-03A8-4E4C-B9F3-E49F0CB9B766}&lt;/DBUID&gt;&lt;/Extra&gt;&lt;/Item&gt;&lt;/References&gt;&lt;/Group&gt;&lt;Group&gt;&lt;References&gt;&lt;Item&gt;&lt;ID&gt;169&lt;/ID&gt;&lt;UID&gt;{5EB64A53-EEEA-4F50-AACA-8403DDC17431}&lt;/UID&gt;&lt;Title&gt;iGPS: IDL tool package for GPS position time series analysis&lt;/Title&gt;&lt;Template&gt;Journal Article&lt;/Template&gt;&lt;Star&gt;0&lt;/Star&gt;&lt;Tag&gt;0&lt;/Tag&gt;&lt;Author&gt;Tian, Yunfeng&lt;/Author&gt;&lt;Year&gt;2011&lt;/Year&gt;&lt;Details&gt;&lt;_doi&gt;10.1007/s10291-011-0219-7&lt;/_doi&gt;&lt;_created&gt;61398613&lt;/_created&gt;&lt;_modified&gt;61398613&lt;/_modified&gt;&lt;_url&gt;http://link.springer.com/10.1007/s10291-011-0219-7_x000d__x000a_http://www.springerlink.com/index/pdf/10.1007/s10291-011-0219-7&lt;/_url&gt;&lt;_journal&gt;GPS Solutions&lt;/_journal&gt;&lt;_volume&gt;15&lt;/_volume&gt;&lt;_issue&gt;3&lt;/_issue&gt;&lt;_pages&gt;299-303&lt;/_pages&gt;&lt;_tertiary_title&gt;GPS Solut&lt;/_tertiary_title&gt;&lt;_isbn&gt;1080-5370&lt;/_isbn&gt;&lt;_accessed&gt;61398613&lt;/_accessed&gt;&lt;_db_updated&gt;CrossRef&lt;/_db_updated&gt;&lt;_impact_factor&gt;   2.991&lt;/_impact_factor&gt;&lt;_collection_scope&gt;EI;SCIE;&lt;/_collection_scope&gt;&lt;/Details&gt;&lt;Extra&gt;&lt;DBUID&gt;{B812A3FA-03A8-4E4C-B9F3-E49F0CB9B766}&lt;/DBUID&gt;&lt;/Extra&gt;&lt;/Item&gt;&lt;/References&gt;&lt;/Group&gt;&lt;Group&gt;&lt;References&gt;&lt;Item&gt;&lt;ID&gt;167&lt;/ID&gt;&lt;UID&gt;{337B985F-8781-42FA-B2FF-A5899C12A058}&lt;/UID&gt;&lt;Title&gt;GPS interactive time series analysis software&lt;/Title&gt;&lt;Template&gt;Journal Article&lt;/Template&gt;&lt;Star&gt;0&lt;/Star&gt;&lt;Tag&gt;0&lt;/Tag&gt;&lt;Author&gt;Goudarzi, Mohammad Ali; Cocard, Marc; Santerre, Rock; Woldai, Tsehaie&lt;/Author&gt;&lt;Year&gt;2013&lt;/Year&gt;&lt;Details&gt;&lt;_doi&gt;10.1007/s10291-012-0296-2&lt;/_doi&gt;&lt;_created&gt;61398613&lt;/_created&gt;&lt;_modified&gt;61398613&lt;/_modified&gt;&lt;_url&gt;http://link.springer.com/10.1007/s10291-012-0296-2_x000d__x000a_http://link.springer.com/content/pdf/10.1007/s10291-012-0296-2&lt;/_url&gt;&lt;_journal&gt;GPS Solutions&lt;/_journal&gt;&lt;_volume&gt;17&lt;/_volume&gt;&lt;_issue&gt;4&lt;/_issue&gt;&lt;_pages&gt;595-603&lt;/_pages&gt;&lt;_tertiary_title&gt;GPS Solut&lt;/_tertiary_title&gt;&lt;_isbn&gt;1080-5370&lt;/_isbn&gt;&lt;_accessed&gt;61398613&lt;/_accessed&gt;&lt;_db_updated&gt;CrossRef&lt;/_db_updated&gt;&lt;_impact_factor&gt;   2.991&lt;/_impact_factor&gt;&lt;_collection_scope&gt;EI;SCIE;&lt;/_collection_scope&gt;&lt;/Details&gt;&lt;Extra&gt;&lt;DBUID&gt;{B812A3FA-03A8-4E4C-B9F3-E49F0CB9B766}&lt;/DBUID&gt;&lt;/Extra&gt;&lt;/Item&gt;&lt;/References&gt;&lt;/Group&gt;&lt;/Citation&gt;_x000a_"/>
    <w:docVar w:name="NE.Ref{F314831F-60FB-44DC-8BDA-19B3A8E17487}" w:val=" ADDIN NE.Ref.{F314831F-60FB-44DC-8BDA-19B3A8E17487}&lt;Citation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/Citation&gt;_x000a_"/>
    <w:docVar w:name="ne_docsoft" w:val="MSWord"/>
    <w:docVar w:name="ne_docversion" w:val="NoteExpress 2.0"/>
    <w:docVar w:name="ne_stylename" w:val="Author-Date(multilingual)"/>
  </w:docVars>
  <w:rsids>
    <w:rsidRoot w:val="00376C29"/>
    <w:rsid w:val="00000A86"/>
    <w:rsid w:val="0000178B"/>
    <w:rsid w:val="0000287B"/>
    <w:rsid w:val="00002D54"/>
    <w:rsid w:val="00005F99"/>
    <w:rsid w:val="00007469"/>
    <w:rsid w:val="000209A2"/>
    <w:rsid w:val="00020E5E"/>
    <w:rsid w:val="00021143"/>
    <w:rsid w:val="0002795C"/>
    <w:rsid w:val="00034942"/>
    <w:rsid w:val="00035D37"/>
    <w:rsid w:val="00044E96"/>
    <w:rsid w:val="0005075C"/>
    <w:rsid w:val="00053F55"/>
    <w:rsid w:val="0006390E"/>
    <w:rsid w:val="00063EEE"/>
    <w:rsid w:val="0008027D"/>
    <w:rsid w:val="00083AEB"/>
    <w:rsid w:val="000859AD"/>
    <w:rsid w:val="000940B1"/>
    <w:rsid w:val="0009420B"/>
    <w:rsid w:val="00095DFD"/>
    <w:rsid w:val="00097890"/>
    <w:rsid w:val="000A76FC"/>
    <w:rsid w:val="000B617F"/>
    <w:rsid w:val="000C0F6E"/>
    <w:rsid w:val="000C745C"/>
    <w:rsid w:val="000D1EC3"/>
    <w:rsid w:val="000D2D6A"/>
    <w:rsid w:val="000D48BA"/>
    <w:rsid w:val="000D7403"/>
    <w:rsid w:val="000E080A"/>
    <w:rsid w:val="000E23E6"/>
    <w:rsid w:val="000E413E"/>
    <w:rsid w:val="000E5CD1"/>
    <w:rsid w:val="000F6100"/>
    <w:rsid w:val="00104364"/>
    <w:rsid w:val="001158A8"/>
    <w:rsid w:val="001236C1"/>
    <w:rsid w:val="00126E76"/>
    <w:rsid w:val="00127E6B"/>
    <w:rsid w:val="0013572D"/>
    <w:rsid w:val="0013732D"/>
    <w:rsid w:val="00152C16"/>
    <w:rsid w:val="001565DA"/>
    <w:rsid w:val="001678C6"/>
    <w:rsid w:val="00171FB5"/>
    <w:rsid w:val="001777EA"/>
    <w:rsid w:val="0018270E"/>
    <w:rsid w:val="00191A9D"/>
    <w:rsid w:val="0019636E"/>
    <w:rsid w:val="001A5ABC"/>
    <w:rsid w:val="001C0A69"/>
    <w:rsid w:val="001D1FC5"/>
    <w:rsid w:val="001D5A3E"/>
    <w:rsid w:val="001E1907"/>
    <w:rsid w:val="001F637B"/>
    <w:rsid w:val="00204613"/>
    <w:rsid w:val="002070B2"/>
    <w:rsid w:val="002077A5"/>
    <w:rsid w:val="00216615"/>
    <w:rsid w:val="002318E9"/>
    <w:rsid w:val="00242087"/>
    <w:rsid w:val="002572BC"/>
    <w:rsid w:val="00261329"/>
    <w:rsid w:val="00261C20"/>
    <w:rsid w:val="00272096"/>
    <w:rsid w:val="0027614A"/>
    <w:rsid w:val="0028095F"/>
    <w:rsid w:val="00282E9F"/>
    <w:rsid w:val="002845C3"/>
    <w:rsid w:val="00290803"/>
    <w:rsid w:val="00297779"/>
    <w:rsid w:val="002A1125"/>
    <w:rsid w:val="002A148C"/>
    <w:rsid w:val="002A1F56"/>
    <w:rsid w:val="002A5A7E"/>
    <w:rsid w:val="002C77DC"/>
    <w:rsid w:val="002D3228"/>
    <w:rsid w:val="002D54C2"/>
    <w:rsid w:val="002D60CA"/>
    <w:rsid w:val="002E18BD"/>
    <w:rsid w:val="002E670B"/>
    <w:rsid w:val="002F06BB"/>
    <w:rsid w:val="002F18C5"/>
    <w:rsid w:val="002F2BE5"/>
    <w:rsid w:val="00320F9D"/>
    <w:rsid w:val="003213CB"/>
    <w:rsid w:val="0032373E"/>
    <w:rsid w:val="00324505"/>
    <w:rsid w:val="00324AA3"/>
    <w:rsid w:val="00330943"/>
    <w:rsid w:val="0033177A"/>
    <w:rsid w:val="003377CC"/>
    <w:rsid w:val="00340E3E"/>
    <w:rsid w:val="00341515"/>
    <w:rsid w:val="00343E6F"/>
    <w:rsid w:val="00347236"/>
    <w:rsid w:val="0035390C"/>
    <w:rsid w:val="003579D4"/>
    <w:rsid w:val="00357E9E"/>
    <w:rsid w:val="00361BAA"/>
    <w:rsid w:val="00363D66"/>
    <w:rsid w:val="00365DD4"/>
    <w:rsid w:val="00376C29"/>
    <w:rsid w:val="00377ABC"/>
    <w:rsid w:val="00386D4A"/>
    <w:rsid w:val="00392476"/>
    <w:rsid w:val="00395021"/>
    <w:rsid w:val="00397AA8"/>
    <w:rsid w:val="003A24D9"/>
    <w:rsid w:val="003A68A9"/>
    <w:rsid w:val="003B319B"/>
    <w:rsid w:val="003C05E3"/>
    <w:rsid w:val="003C07C5"/>
    <w:rsid w:val="003C218A"/>
    <w:rsid w:val="003C702C"/>
    <w:rsid w:val="003D25F8"/>
    <w:rsid w:val="003D3305"/>
    <w:rsid w:val="003D62FE"/>
    <w:rsid w:val="003E0475"/>
    <w:rsid w:val="003E37CC"/>
    <w:rsid w:val="003E634C"/>
    <w:rsid w:val="003F3C1E"/>
    <w:rsid w:val="003F5AD4"/>
    <w:rsid w:val="00410A4D"/>
    <w:rsid w:val="004123E8"/>
    <w:rsid w:val="004149D5"/>
    <w:rsid w:val="0043498F"/>
    <w:rsid w:val="00451257"/>
    <w:rsid w:val="004512EC"/>
    <w:rsid w:val="004613BE"/>
    <w:rsid w:val="00462829"/>
    <w:rsid w:val="0046348E"/>
    <w:rsid w:val="00476770"/>
    <w:rsid w:val="0048527F"/>
    <w:rsid w:val="004D21FE"/>
    <w:rsid w:val="004D29CD"/>
    <w:rsid w:val="004D5D9E"/>
    <w:rsid w:val="004E046F"/>
    <w:rsid w:val="004E5C8D"/>
    <w:rsid w:val="004E600A"/>
    <w:rsid w:val="004E7CE7"/>
    <w:rsid w:val="004F2A0C"/>
    <w:rsid w:val="0050211A"/>
    <w:rsid w:val="00510FDF"/>
    <w:rsid w:val="0051373B"/>
    <w:rsid w:val="005217C8"/>
    <w:rsid w:val="00524383"/>
    <w:rsid w:val="00526B61"/>
    <w:rsid w:val="005324A2"/>
    <w:rsid w:val="00534B73"/>
    <w:rsid w:val="00536A87"/>
    <w:rsid w:val="005400CB"/>
    <w:rsid w:val="005449E2"/>
    <w:rsid w:val="00551035"/>
    <w:rsid w:val="00556CC0"/>
    <w:rsid w:val="0056344B"/>
    <w:rsid w:val="00581058"/>
    <w:rsid w:val="00581787"/>
    <w:rsid w:val="005855B2"/>
    <w:rsid w:val="005929AE"/>
    <w:rsid w:val="0059671B"/>
    <w:rsid w:val="00596B57"/>
    <w:rsid w:val="005A3FA0"/>
    <w:rsid w:val="005B5C0A"/>
    <w:rsid w:val="005B6F6D"/>
    <w:rsid w:val="005D392E"/>
    <w:rsid w:val="005D686C"/>
    <w:rsid w:val="005E0C6C"/>
    <w:rsid w:val="005E769A"/>
    <w:rsid w:val="005F4FEE"/>
    <w:rsid w:val="00600368"/>
    <w:rsid w:val="0060337A"/>
    <w:rsid w:val="00604802"/>
    <w:rsid w:val="006302D4"/>
    <w:rsid w:val="00641C95"/>
    <w:rsid w:val="00644235"/>
    <w:rsid w:val="006443D3"/>
    <w:rsid w:val="00647A6C"/>
    <w:rsid w:val="00665722"/>
    <w:rsid w:val="006702C2"/>
    <w:rsid w:val="0067284B"/>
    <w:rsid w:val="00672BA9"/>
    <w:rsid w:val="00681C2A"/>
    <w:rsid w:val="00683978"/>
    <w:rsid w:val="00684654"/>
    <w:rsid w:val="00686E36"/>
    <w:rsid w:val="006929AA"/>
    <w:rsid w:val="00696244"/>
    <w:rsid w:val="00697EC1"/>
    <w:rsid w:val="006A1C2D"/>
    <w:rsid w:val="006A4525"/>
    <w:rsid w:val="006A477D"/>
    <w:rsid w:val="006A780D"/>
    <w:rsid w:val="006B619B"/>
    <w:rsid w:val="006C407E"/>
    <w:rsid w:val="006C7155"/>
    <w:rsid w:val="006C7330"/>
    <w:rsid w:val="006D5F5B"/>
    <w:rsid w:val="006E1781"/>
    <w:rsid w:val="006E3B4E"/>
    <w:rsid w:val="006E7833"/>
    <w:rsid w:val="006F2282"/>
    <w:rsid w:val="00704176"/>
    <w:rsid w:val="00706B96"/>
    <w:rsid w:val="007071AF"/>
    <w:rsid w:val="00712DB4"/>
    <w:rsid w:val="00713020"/>
    <w:rsid w:val="00722486"/>
    <w:rsid w:val="007363C6"/>
    <w:rsid w:val="00746E41"/>
    <w:rsid w:val="0075420C"/>
    <w:rsid w:val="00772A09"/>
    <w:rsid w:val="00773072"/>
    <w:rsid w:val="00785E59"/>
    <w:rsid w:val="00790393"/>
    <w:rsid w:val="00794814"/>
    <w:rsid w:val="007A24C2"/>
    <w:rsid w:val="007A35FC"/>
    <w:rsid w:val="007B3C36"/>
    <w:rsid w:val="007C4C0A"/>
    <w:rsid w:val="007D0690"/>
    <w:rsid w:val="007F0F22"/>
    <w:rsid w:val="007F423E"/>
    <w:rsid w:val="00813BA5"/>
    <w:rsid w:val="00823C97"/>
    <w:rsid w:val="00835323"/>
    <w:rsid w:val="008366C2"/>
    <w:rsid w:val="00843963"/>
    <w:rsid w:val="0085519B"/>
    <w:rsid w:val="0086066F"/>
    <w:rsid w:val="00864A99"/>
    <w:rsid w:val="0087656B"/>
    <w:rsid w:val="00877552"/>
    <w:rsid w:val="00880019"/>
    <w:rsid w:val="008868CE"/>
    <w:rsid w:val="008A03D3"/>
    <w:rsid w:val="008A1FB5"/>
    <w:rsid w:val="008A6453"/>
    <w:rsid w:val="008B199F"/>
    <w:rsid w:val="008B473A"/>
    <w:rsid w:val="008B7ECD"/>
    <w:rsid w:val="008C1C65"/>
    <w:rsid w:val="008C4B5E"/>
    <w:rsid w:val="008D28A2"/>
    <w:rsid w:val="008D6A0A"/>
    <w:rsid w:val="008F00AA"/>
    <w:rsid w:val="008F09EA"/>
    <w:rsid w:val="008F4CFB"/>
    <w:rsid w:val="008F51A7"/>
    <w:rsid w:val="008F6789"/>
    <w:rsid w:val="00902308"/>
    <w:rsid w:val="00903FF3"/>
    <w:rsid w:val="00905CEB"/>
    <w:rsid w:val="00911F6A"/>
    <w:rsid w:val="00930EFF"/>
    <w:rsid w:val="00944E24"/>
    <w:rsid w:val="0094721A"/>
    <w:rsid w:val="00960746"/>
    <w:rsid w:val="00983564"/>
    <w:rsid w:val="00986C34"/>
    <w:rsid w:val="00991BA2"/>
    <w:rsid w:val="00994138"/>
    <w:rsid w:val="0099557D"/>
    <w:rsid w:val="0099624D"/>
    <w:rsid w:val="009A633E"/>
    <w:rsid w:val="009B7901"/>
    <w:rsid w:val="009C5F53"/>
    <w:rsid w:val="009C7C1F"/>
    <w:rsid w:val="009E3EC6"/>
    <w:rsid w:val="009E6268"/>
    <w:rsid w:val="009F7415"/>
    <w:rsid w:val="009F7CC8"/>
    <w:rsid w:val="00A0065C"/>
    <w:rsid w:val="00A02224"/>
    <w:rsid w:val="00A25084"/>
    <w:rsid w:val="00A26C18"/>
    <w:rsid w:val="00A36DE2"/>
    <w:rsid w:val="00A5121A"/>
    <w:rsid w:val="00A51F4C"/>
    <w:rsid w:val="00A5519B"/>
    <w:rsid w:val="00A67BD6"/>
    <w:rsid w:val="00A74231"/>
    <w:rsid w:val="00A77600"/>
    <w:rsid w:val="00A77DB3"/>
    <w:rsid w:val="00A77DE8"/>
    <w:rsid w:val="00A805BE"/>
    <w:rsid w:val="00A87B87"/>
    <w:rsid w:val="00AA1AC7"/>
    <w:rsid w:val="00AA4621"/>
    <w:rsid w:val="00AC3930"/>
    <w:rsid w:val="00AC551A"/>
    <w:rsid w:val="00AC75D2"/>
    <w:rsid w:val="00AD6A68"/>
    <w:rsid w:val="00AD71FC"/>
    <w:rsid w:val="00AE6090"/>
    <w:rsid w:val="00B00D82"/>
    <w:rsid w:val="00B220A7"/>
    <w:rsid w:val="00B22D0C"/>
    <w:rsid w:val="00B25535"/>
    <w:rsid w:val="00B309D4"/>
    <w:rsid w:val="00B3263C"/>
    <w:rsid w:val="00B444C3"/>
    <w:rsid w:val="00B461F1"/>
    <w:rsid w:val="00B50A41"/>
    <w:rsid w:val="00B52229"/>
    <w:rsid w:val="00B52F01"/>
    <w:rsid w:val="00B60162"/>
    <w:rsid w:val="00B61753"/>
    <w:rsid w:val="00B65ADF"/>
    <w:rsid w:val="00B806CC"/>
    <w:rsid w:val="00B82E45"/>
    <w:rsid w:val="00B92639"/>
    <w:rsid w:val="00BA0DD5"/>
    <w:rsid w:val="00BA5C95"/>
    <w:rsid w:val="00BB1556"/>
    <w:rsid w:val="00BC5EA6"/>
    <w:rsid w:val="00BD34BF"/>
    <w:rsid w:val="00BD3CBF"/>
    <w:rsid w:val="00BE3911"/>
    <w:rsid w:val="00BE4C32"/>
    <w:rsid w:val="00BE619A"/>
    <w:rsid w:val="00BF6CF4"/>
    <w:rsid w:val="00BF6F66"/>
    <w:rsid w:val="00C0011C"/>
    <w:rsid w:val="00C15E80"/>
    <w:rsid w:val="00C262C7"/>
    <w:rsid w:val="00C26DC6"/>
    <w:rsid w:val="00C4358D"/>
    <w:rsid w:val="00C5335F"/>
    <w:rsid w:val="00C61DB2"/>
    <w:rsid w:val="00C64810"/>
    <w:rsid w:val="00C671FB"/>
    <w:rsid w:val="00C87AD6"/>
    <w:rsid w:val="00C91F32"/>
    <w:rsid w:val="00C95E4F"/>
    <w:rsid w:val="00CB247C"/>
    <w:rsid w:val="00CB52CA"/>
    <w:rsid w:val="00CD495E"/>
    <w:rsid w:val="00CD67D2"/>
    <w:rsid w:val="00CD7220"/>
    <w:rsid w:val="00CE0410"/>
    <w:rsid w:val="00CE4204"/>
    <w:rsid w:val="00CE593E"/>
    <w:rsid w:val="00CE7F60"/>
    <w:rsid w:val="00CF1A39"/>
    <w:rsid w:val="00CF1BF4"/>
    <w:rsid w:val="00CF4296"/>
    <w:rsid w:val="00D233E5"/>
    <w:rsid w:val="00D55836"/>
    <w:rsid w:val="00D774E1"/>
    <w:rsid w:val="00DB1A4A"/>
    <w:rsid w:val="00DB2ECF"/>
    <w:rsid w:val="00DB39A3"/>
    <w:rsid w:val="00DC37E8"/>
    <w:rsid w:val="00DD0E18"/>
    <w:rsid w:val="00DD4379"/>
    <w:rsid w:val="00DD62C1"/>
    <w:rsid w:val="00DE1486"/>
    <w:rsid w:val="00DF12A8"/>
    <w:rsid w:val="00DF2096"/>
    <w:rsid w:val="00E00C7C"/>
    <w:rsid w:val="00E12D25"/>
    <w:rsid w:val="00E23277"/>
    <w:rsid w:val="00E24356"/>
    <w:rsid w:val="00E31368"/>
    <w:rsid w:val="00E34205"/>
    <w:rsid w:val="00E37ABF"/>
    <w:rsid w:val="00E4147B"/>
    <w:rsid w:val="00E45AFB"/>
    <w:rsid w:val="00E55BE9"/>
    <w:rsid w:val="00E570D7"/>
    <w:rsid w:val="00E80FF4"/>
    <w:rsid w:val="00E8143B"/>
    <w:rsid w:val="00E82813"/>
    <w:rsid w:val="00E90AA0"/>
    <w:rsid w:val="00EA0148"/>
    <w:rsid w:val="00EA0763"/>
    <w:rsid w:val="00EA5982"/>
    <w:rsid w:val="00EB1E38"/>
    <w:rsid w:val="00EB607A"/>
    <w:rsid w:val="00EB7C14"/>
    <w:rsid w:val="00EC09B0"/>
    <w:rsid w:val="00EC1B2D"/>
    <w:rsid w:val="00ED65CE"/>
    <w:rsid w:val="00EE56D5"/>
    <w:rsid w:val="00EE6FF1"/>
    <w:rsid w:val="00EF7E5D"/>
    <w:rsid w:val="00F02B42"/>
    <w:rsid w:val="00F04EC4"/>
    <w:rsid w:val="00F11E29"/>
    <w:rsid w:val="00F34954"/>
    <w:rsid w:val="00F425A1"/>
    <w:rsid w:val="00F50074"/>
    <w:rsid w:val="00F541D1"/>
    <w:rsid w:val="00F552A5"/>
    <w:rsid w:val="00F665B5"/>
    <w:rsid w:val="00F86E8F"/>
    <w:rsid w:val="00F93CD2"/>
    <w:rsid w:val="00F95197"/>
    <w:rsid w:val="00F968F6"/>
    <w:rsid w:val="00FA7476"/>
    <w:rsid w:val="00FB3C2B"/>
    <w:rsid w:val="00FB53D5"/>
    <w:rsid w:val="00FC3ED8"/>
    <w:rsid w:val="00FD1862"/>
    <w:rsid w:val="00FE27FF"/>
    <w:rsid w:val="00FE3AAE"/>
    <w:rsid w:val="00FE4553"/>
    <w:rsid w:val="00FF0E51"/>
    <w:rsid w:val="00FF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255D1"/>
  <w15:docId w15:val="{9B7664D4-C0FB-4487-AAED-01452B7E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3498F"/>
    <w:pPr>
      <w:widowControl w:val="0"/>
      <w:spacing w:beforeLines="50" w:before="50" w:afterLines="50" w:after="50" w:line="360" w:lineRule="auto"/>
      <w:jc w:val="both"/>
    </w:pPr>
    <w:rPr>
      <w:rFonts w:ascii="Arial" w:eastAsia="华文中宋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4512EC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52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39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F00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F00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12EC"/>
    <w:rPr>
      <w:rFonts w:ascii="Arial" w:eastAsia="华文中宋" w:hAnsi="Arial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8B7ECD"/>
    <w:pPr>
      <w:ind w:firstLineChars="200" w:firstLine="420"/>
    </w:pPr>
  </w:style>
  <w:style w:type="table" w:styleId="a6">
    <w:name w:val="Table Grid"/>
    <w:basedOn w:val="a1"/>
    <w:uiPriority w:val="39"/>
    <w:rsid w:val="00C67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C671FB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94814"/>
    <w:pPr>
      <w:spacing w:before="0" w:after="0"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94814"/>
    <w:rPr>
      <w:rFonts w:ascii="Arial" w:eastAsia="华文中宋" w:hAnsi="Arial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552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451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51257"/>
    <w:rPr>
      <w:rFonts w:ascii="Arial" w:eastAsia="华文中宋" w:hAnsi="Arial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5125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51257"/>
    <w:rPr>
      <w:rFonts w:ascii="Arial" w:eastAsia="华文中宋" w:hAnsi="Arial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512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451257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6390E"/>
    <w:rPr>
      <w:rFonts w:ascii="Arial" w:eastAsia="华文中宋" w:hAnsi="Arial"/>
      <w:b/>
      <w:bCs/>
      <w:sz w:val="32"/>
      <w:szCs w:val="32"/>
    </w:rPr>
  </w:style>
  <w:style w:type="character" w:styleId="ae">
    <w:name w:val="line number"/>
    <w:basedOn w:val="a0"/>
    <w:uiPriority w:val="99"/>
    <w:semiHidden/>
    <w:unhideWhenUsed/>
    <w:rsid w:val="00B60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9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C32DA-4DB5-4107-BAA4-9D972545F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2114</Words>
  <Characters>12054</Characters>
  <Application>Microsoft Office Word</Application>
  <DocSecurity>0</DocSecurity>
  <Lines>100</Lines>
  <Paragraphs>28</Paragraphs>
  <ScaleCrop>false</ScaleCrop>
  <Company/>
  <LinksUpToDate>false</LinksUpToDate>
  <CharactersWithSpaces>14140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wdc</dc:creator>
  <cp:keywords/>
  <dc:description>NE.Ref</dc:description>
  <cp:lastModifiedBy>unknown</cp:lastModifiedBy>
  <cp:revision>4</cp:revision>
  <cp:lastPrinted>2016-11-03T08:06:00Z</cp:lastPrinted>
  <dcterms:created xsi:type="dcterms:W3CDTF">2016-12-12T07:45:00Z</dcterms:created>
  <dcterms:modified xsi:type="dcterms:W3CDTF">2016-12-12T08:15:00Z</dcterms:modified>
</cp:coreProperties>
</file>